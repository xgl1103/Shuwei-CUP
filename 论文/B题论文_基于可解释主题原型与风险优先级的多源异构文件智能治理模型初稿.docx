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7C25" w14:textId="77777777" w:rsidR="00A415AE" w:rsidRPr="00040147" w:rsidRDefault="00A415AE">
      <w:pPr>
        <w:spacing w:before="2400"/>
      </w:pPr>
    </w:p>
    <w:p w14:paraId="3D097986" w14:textId="77777777" w:rsidR="00A415AE" w:rsidRPr="00040147" w:rsidRDefault="00AC457B">
      <w:pPr>
        <w:spacing w:after="200" w:line="400" w:lineRule="auto"/>
        <w:jc w:val="center"/>
      </w:pPr>
      <w:r w:rsidRPr="00040147">
        <w:rPr>
          <w:rFonts w:eastAsia="黑体"/>
          <w:b/>
          <w:bCs/>
          <w:sz w:val="32"/>
          <w:szCs w:val="32"/>
        </w:rPr>
        <w:t>2026</w:t>
      </w:r>
      <w:r w:rsidRPr="00040147">
        <w:rPr>
          <w:rFonts w:eastAsia="黑体"/>
          <w:b/>
          <w:bCs/>
          <w:sz w:val="32"/>
          <w:szCs w:val="32"/>
        </w:rPr>
        <w:t>年第十一届</w:t>
      </w:r>
      <w:r w:rsidRPr="00040147">
        <w:rPr>
          <w:rFonts w:eastAsia="黑体"/>
          <w:b/>
          <w:bCs/>
          <w:sz w:val="32"/>
          <w:szCs w:val="32"/>
        </w:rPr>
        <w:t>"</w:t>
      </w:r>
      <w:proofErr w:type="gramStart"/>
      <w:r w:rsidRPr="00040147">
        <w:rPr>
          <w:rFonts w:eastAsia="黑体"/>
          <w:b/>
          <w:bCs/>
          <w:sz w:val="32"/>
          <w:szCs w:val="32"/>
        </w:rPr>
        <w:t>数维杯</w:t>
      </w:r>
      <w:proofErr w:type="gramEnd"/>
      <w:r w:rsidRPr="00040147">
        <w:rPr>
          <w:rFonts w:eastAsia="黑体"/>
          <w:b/>
          <w:bCs/>
          <w:sz w:val="32"/>
          <w:szCs w:val="32"/>
        </w:rPr>
        <w:t>"</w:t>
      </w:r>
      <w:r w:rsidRPr="00040147">
        <w:rPr>
          <w:rFonts w:eastAsia="黑体"/>
          <w:b/>
          <w:bCs/>
          <w:sz w:val="32"/>
          <w:szCs w:val="32"/>
        </w:rPr>
        <w:t>大学生数学建模挑战赛（春季赛）</w:t>
      </w:r>
    </w:p>
    <w:p w14:paraId="2F87DA9B" w14:textId="77777777" w:rsidR="00A415AE" w:rsidRPr="00040147" w:rsidRDefault="00A415AE">
      <w:pPr>
        <w:spacing w:before="600"/>
      </w:pPr>
    </w:p>
    <w:p w14:paraId="09DA2662" w14:textId="77777777" w:rsidR="00A415AE" w:rsidRPr="00040147" w:rsidRDefault="00AC457B">
      <w:pPr>
        <w:spacing w:before="400" w:after="200" w:line="500" w:lineRule="auto"/>
        <w:jc w:val="center"/>
        <w:rPr>
          <w:sz w:val="32"/>
          <w:szCs w:val="32"/>
          <w:rPrChange w:id="0" w:author="冰 李" w:date="2026-05-10T14:02:00Z" w16du:dateUtc="2026-05-10T06:02:00Z">
            <w:rPr/>
          </w:rPrChange>
        </w:rPr>
      </w:pPr>
      <w:r w:rsidRPr="00040147">
        <w:rPr>
          <w:rFonts w:eastAsia="黑体" w:hint="eastAsia"/>
          <w:b/>
          <w:bCs/>
          <w:sz w:val="32"/>
          <w:szCs w:val="32"/>
          <w:rPrChange w:id="1" w:author="冰 李" w:date="2026-05-10T14:02:00Z" w16du:dateUtc="2026-05-10T06:02:00Z">
            <w:rPr>
              <w:rFonts w:eastAsia="黑体" w:hint="eastAsia"/>
              <w:b/>
              <w:bCs/>
              <w:sz w:val="36"/>
              <w:szCs w:val="36"/>
            </w:rPr>
          </w:rPrChange>
        </w:rPr>
        <w:t>基于可解释主题原型与风险优先级的多源异构文件智能治理模型</w:t>
      </w:r>
    </w:p>
    <w:p w14:paraId="10FF2850" w14:textId="77777777" w:rsidR="00A415AE" w:rsidRPr="00040147" w:rsidRDefault="00A415AE">
      <w:pPr>
        <w:spacing w:before="1200"/>
      </w:pPr>
    </w:p>
    <w:p w14:paraId="27BA4D12" w14:textId="77777777" w:rsidR="00A415AE" w:rsidRPr="00040147" w:rsidRDefault="00AC457B">
      <w:pPr>
        <w:spacing w:line="460" w:lineRule="auto"/>
        <w:jc w:val="center"/>
      </w:pPr>
      <w:r w:rsidRPr="00040147">
        <w:rPr>
          <w:rFonts w:eastAsia="楷体"/>
          <w:sz w:val="28"/>
          <w:szCs w:val="28"/>
        </w:rPr>
        <w:t>[</w:t>
      </w:r>
      <w:r w:rsidRPr="00040147">
        <w:rPr>
          <w:rFonts w:eastAsia="楷体"/>
          <w:sz w:val="28"/>
          <w:szCs w:val="28"/>
        </w:rPr>
        <w:t>队伍编号</w:t>
      </w:r>
      <w:r w:rsidRPr="00040147">
        <w:rPr>
          <w:rFonts w:eastAsia="楷体"/>
          <w:sz w:val="28"/>
          <w:szCs w:val="28"/>
        </w:rPr>
        <w:t>: SHUWEI2600</w:t>
      </w:r>
      <w:r w:rsidR="00453B47" w:rsidRPr="00040147">
        <w:rPr>
          <w:rFonts w:eastAsia="楷体"/>
          <w:sz w:val="28"/>
          <w:szCs w:val="28"/>
        </w:rPr>
        <w:t>382</w:t>
      </w:r>
      <w:r w:rsidRPr="00040147">
        <w:rPr>
          <w:rFonts w:eastAsia="楷体"/>
          <w:sz w:val="28"/>
          <w:szCs w:val="28"/>
        </w:rPr>
        <w:t>]</w:t>
      </w:r>
    </w:p>
    <w:p w14:paraId="312B745F" w14:textId="77777777" w:rsidR="00A415AE" w:rsidRPr="00040147" w:rsidRDefault="00AC457B">
      <w:pPr>
        <w:spacing w:line="460" w:lineRule="auto"/>
        <w:jc w:val="center"/>
      </w:pPr>
      <w:r w:rsidRPr="00040147">
        <w:rPr>
          <w:rFonts w:eastAsia="楷体"/>
          <w:sz w:val="28"/>
          <w:szCs w:val="28"/>
        </w:rPr>
        <w:t>2026</w:t>
      </w:r>
      <w:r w:rsidRPr="00040147">
        <w:rPr>
          <w:rFonts w:eastAsia="楷体"/>
          <w:sz w:val="28"/>
          <w:szCs w:val="28"/>
        </w:rPr>
        <w:t>年</w:t>
      </w:r>
      <w:r w:rsidRPr="00040147">
        <w:rPr>
          <w:rFonts w:eastAsia="楷体"/>
          <w:sz w:val="28"/>
          <w:szCs w:val="28"/>
        </w:rPr>
        <w:t>5</w:t>
      </w:r>
      <w:r w:rsidRPr="00040147">
        <w:rPr>
          <w:rFonts w:eastAsia="楷体"/>
          <w:sz w:val="28"/>
          <w:szCs w:val="28"/>
        </w:rPr>
        <w:t>月</w:t>
      </w:r>
    </w:p>
    <w:p w14:paraId="6B1C2944" w14:textId="77777777" w:rsidR="00A415AE" w:rsidRPr="00040147" w:rsidRDefault="00A415AE">
      <w:pPr>
        <w:sectPr w:rsidR="00A415AE" w:rsidRPr="00040147">
          <w:pgSz w:w="11906" w:h="16838"/>
          <w:pgMar w:top="1440" w:right="1440" w:bottom="1440" w:left="1440" w:header="708" w:footer="708" w:gutter="0"/>
          <w:cols w:space="720"/>
          <w:docGrid w:linePitch="360"/>
        </w:sectPr>
      </w:pPr>
    </w:p>
    <w:p w14:paraId="3267FDDB" w14:textId="77777777" w:rsidR="00A415AE" w:rsidRPr="00040147" w:rsidRDefault="00AC457B">
      <w:pPr>
        <w:spacing w:before="200" w:after="300" w:line="400" w:lineRule="auto"/>
        <w:jc w:val="center"/>
      </w:pPr>
      <w:r w:rsidRPr="00040147">
        <w:rPr>
          <w:rFonts w:eastAsia="黑体"/>
          <w:b/>
          <w:bCs/>
          <w:sz w:val="32"/>
          <w:szCs w:val="32"/>
        </w:rPr>
        <w:lastRenderedPageBreak/>
        <w:t>摘</w:t>
      </w:r>
      <w:r w:rsidRPr="00040147">
        <w:rPr>
          <w:rFonts w:eastAsia="黑体"/>
          <w:b/>
          <w:bCs/>
          <w:sz w:val="32"/>
          <w:szCs w:val="32"/>
        </w:rPr>
        <w:t xml:space="preserve"> </w:t>
      </w:r>
      <w:del w:id="2" w:author="冰 李" w:date="2026-05-10T14:09:00Z" w16du:dateUtc="2026-05-10T06:09:00Z">
        <w:r w:rsidRPr="00040147" w:rsidDel="00B407A3">
          <w:rPr>
            <w:rFonts w:eastAsia="黑体"/>
            <w:b/>
            <w:bCs/>
            <w:sz w:val="32"/>
            <w:szCs w:val="32"/>
          </w:rPr>
          <w:delText xml:space="preserve"> </w:delText>
        </w:r>
      </w:del>
      <w:r w:rsidRPr="00040147">
        <w:rPr>
          <w:rFonts w:eastAsia="黑体"/>
          <w:b/>
          <w:bCs/>
          <w:sz w:val="32"/>
          <w:szCs w:val="32"/>
        </w:rPr>
        <w:t>要</w:t>
      </w:r>
    </w:p>
    <w:p w14:paraId="5A82809E" w14:textId="77777777" w:rsidR="00A415AE" w:rsidRPr="00040147" w:rsidRDefault="00AC457B">
      <w:pPr>
        <w:spacing w:before="80" w:after="80" w:line="360" w:lineRule="auto"/>
        <w:ind w:firstLine="480"/>
        <w:jc w:val="both"/>
      </w:pPr>
      <w:r w:rsidRPr="00040147">
        <w:t>针对多源异构文件格式复杂、历史类别未知、新文件信息不完整以及人工复核资源有限等问题，本文构建了一套</w:t>
      </w:r>
      <w:r w:rsidRPr="00040147">
        <w:t>"</w:t>
      </w:r>
      <w:r w:rsidRPr="00040147">
        <w:t>解析</w:t>
      </w:r>
      <w:proofErr w:type="gramStart"/>
      <w:ins w:id="3" w:author="冰 李" w:date="2026-05-10T14:08:00Z" w16du:dateUtc="2026-05-10T06:08:00Z">
        <w:r w:rsidR="00B407A3">
          <w:rPr>
            <w:rFonts w:hint="eastAsia"/>
          </w:rPr>
          <w:t>—</w:t>
        </w:r>
      </w:ins>
      <w:r w:rsidRPr="00040147">
        <w:t>主题</w:t>
      </w:r>
      <w:proofErr w:type="gramEnd"/>
      <w:r w:rsidRPr="00040147">
        <w:t>发现</w:t>
      </w:r>
      <w:r w:rsidRPr="00040147">
        <w:t>—</w:t>
      </w:r>
      <w:r w:rsidRPr="00040147">
        <w:t>归类判别</w:t>
      </w:r>
      <w:proofErr w:type="gramStart"/>
      <w:r w:rsidRPr="00040147">
        <w:t>—</w:t>
      </w:r>
      <w:r w:rsidRPr="00040147">
        <w:t>风险</w:t>
      </w:r>
      <w:proofErr w:type="gramEnd"/>
      <w:r w:rsidRPr="00040147">
        <w:t>复核</w:t>
      </w:r>
      <w:r w:rsidRPr="00040147">
        <w:t>"</w:t>
      </w:r>
      <w:r w:rsidRPr="00040147">
        <w:t>的智能文件治理模型。该模型从文件统一解析出发，经无监督主题发现建立历史主题原型库，再将后续流入文件归入既有主题体系，最后在资源约束下确定人工复核优先级。</w:t>
      </w:r>
    </w:p>
    <w:p w14:paraId="5B8D00DE" w14:textId="77777777" w:rsidR="00A415AE" w:rsidRPr="00040147" w:rsidRDefault="00AC457B">
      <w:pPr>
        <w:spacing w:before="80" w:after="80" w:line="360" w:lineRule="auto"/>
        <w:ind w:firstLine="480"/>
        <w:jc w:val="both"/>
      </w:pPr>
      <w:r w:rsidRPr="00040147">
        <w:t>对于问题</w:t>
      </w:r>
      <w:proofErr w:type="gramStart"/>
      <w:r w:rsidRPr="00040147">
        <w:t>一</w:t>
      </w:r>
      <w:proofErr w:type="gramEnd"/>
      <w:r w:rsidRPr="00040147">
        <w:t>，首先对</w:t>
      </w:r>
      <w:r w:rsidRPr="00040147">
        <w:t>Word</w:t>
      </w:r>
      <w:r w:rsidRPr="00040147">
        <w:t>、</w:t>
      </w:r>
      <w:r w:rsidRPr="00040147">
        <w:t>PDF</w:t>
      </w:r>
      <w:r w:rsidRPr="00040147">
        <w:t>、</w:t>
      </w:r>
      <w:r w:rsidRPr="00040147">
        <w:t>Excel</w:t>
      </w:r>
      <w:r w:rsidRPr="00040147">
        <w:t>、图片等文件进行统一解析，并采用</w:t>
      </w:r>
      <w:r w:rsidRPr="00040147">
        <w:t>OCR</w:t>
      </w:r>
      <w:r w:rsidRPr="00040147">
        <w:t>补全文档中的图片文字信息；随后构建融合标题、正文、表格和</w:t>
      </w:r>
      <w:r w:rsidRPr="00040147">
        <w:t>OCR</w:t>
      </w:r>
      <w:r w:rsidRPr="00040147">
        <w:t>文本的分析文本，使用</w:t>
      </w:r>
      <w:r w:rsidRPr="00040147">
        <w:t>TF-IDF</w:t>
      </w:r>
      <w:r w:rsidRPr="00040147">
        <w:t>表征文档关键词分布，再通过</w:t>
      </w:r>
      <w:proofErr w:type="spellStart"/>
      <w:r w:rsidRPr="00040147">
        <w:t>TruncatedSVD</w:t>
      </w:r>
      <w:proofErr w:type="spellEnd"/>
      <w:proofErr w:type="gramStart"/>
      <w:r w:rsidRPr="00040147">
        <w:t>降维和</w:t>
      </w:r>
      <w:proofErr w:type="spellStart"/>
      <w:proofErr w:type="gramEnd"/>
      <w:r w:rsidRPr="00040147">
        <w:t>MiniBatchKMeans</w:t>
      </w:r>
      <w:proofErr w:type="spellEnd"/>
      <w:r w:rsidRPr="00040147">
        <w:t>聚类得到历史文件的细粒度主题原型。在</w:t>
      </w:r>
      <w:r w:rsidRPr="00040147">
        <w:t>k</w:t>
      </w:r>
      <w:r w:rsidRPr="00040147">
        <w:t>值消融实验中，比较了</w:t>
      </w:r>
      <w:r w:rsidRPr="00040147">
        <w:t>k=90</w:t>
      </w:r>
      <w:r w:rsidRPr="00040147">
        <w:t>、</w:t>
      </w:r>
      <w:r w:rsidRPr="00040147">
        <w:t>120</w:t>
      </w:r>
      <w:r w:rsidRPr="00040147">
        <w:t>、</w:t>
      </w:r>
      <w:r w:rsidRPr="00040147">
        <w:t>160</w:t>
      </w:r>
      <w:r w:rsidRPr="00040147">
        <w:t>、</w:t>
      </w:r>
      <w:r w:rsidRPr="00040147">
        <w:t>200</w:t>
      </w:r>
      <w:r w:rsidRPr="00040147">
        <w:t>、</w:t>
      </w:r>
      <w:r w:rsidRPr="00040147">
        <w:t>240</w:t>
      </w:r>
      <w:r w:rsidRPr="00040147">
        <w:t>、</w:t>
      </w:r>
      <w:r w:rsidRPr="00040147">
        <w:t>288</w:t>
      </w:r>
      <w:proofErr w:type="gramStart"/>
      <w:r w:rsidRPr="00040147">
        <w:t>六</w:t>
      </w:r>
      <w:proofErr w:type="gramEnd"/>
      <w:r w:rsidRPr="00040147">
        <w:t>种方案下轮廓系数、主题碎片化程度和下游分类稳定性，最终选取</w:t>
      </w:r>
      <w:r w:rsidRPr="00040147">
        <w:t>k=160</w:t>
      </w:r>
      <w:r w:rsidRPr="00040147">
        <w:t>作为主题原型数。该方案轮廓系数为</w:t>
      </w:r>
      <w:r w:rsidRPr="00040147">
        <w:t>0.2916</w:t>
      </w:r>
      <w:r w:rsidRPr="00040147">
        <w:t>，覆盖率</w:t>
      </w:r>
      <w:r w:rsidRPr="00040147">
        <w:t>0.9226</w:t>
      </w:r>
      <w:r w:rsidRPr="00040147">
        <w:t>，在聚类质量和下游治理成本之间取得了较好平衡。</w:t>
      </w:r>
    </w:p>
    <w:p w14:paraId="4B672BD3" w14:textId="77777777" w:rsidR="00A415AE" w:rsidRPr="00040147" w:rsidRDefault="00AC457B">
      <w:pPr>
        <w:spacing w:before="80" w:after="80" w:line="360" w:lineRule="auto"/>
        <w:ind w:firstLine="480"/>
        <w:jc w:val="both"/>
      </w:pPr>
      <w:r w:rsidRPr="00040147">
        <w:t>对于问题二，本文以问题</w:t>
      </w:r>
      <w:proofErr w:type="gramStart"/>
      <w:r w:rsidRPr="00040147">
        <w:t>一</w:t>
      </w:r>
      <w:proofErr w:type="gramEnd"/>
      <w:r w:rsidRPr="00040147">
        <w:t>得到的主题原型和主题词典为基础，构造基于字段加权语义相似度和关键词覆盖率的文档归类模型。对数据集</w:t>
      </w:r>
      <w:r w:rsidRPr="00040147">
        <w:t>2</w:t>
      </w:r>
      <w:r w:rsidRPr="00040147">
        <w:t>的半结构化记录和数据集</w:t>
      </w:r>
      <w:r w:rsidRPr="00040147">
        <w:t>3</w:t>
      </w:r>
      <w:r w:rsidRPr="00040147">
        <w:t>的匿名记录分别进行归类，并设置最高相似度阈值与类别间隔阈值，将边界样本划分为多类待判别或无法归类，避免低置信度样本被强制分配。在</w:t>
      </w:r>
      <w:r w:rsidRPr="00040147">
        <w:t>k=160</w:t>
      </w:r>
      <w:r w:rsidRPr="00040147">
        <w:t>方案下，</w:t>
      </w:r>
      <w:r w:rsidRPr="00040147">
        <w:t>4519</w:t>
      </w:r>
      <w:r w:rsidRPr="00040147">
        <w:t>条新文件中</w:t>
      </w:r>
      <w:r w:rsidRPr="00040147">
        <w:t>assigned=3159</w:t>
      </w:r>
      <w:r w:rsidRPr="00040147">
        <w:t>，</w:t>
      </w:r>
      <w:proofErr w:type="spellStart"/>
      <w:r w:rsidRPr="00040147">
        <w:t>multi_class</w:t>
      </w:r>
      <w:proofErr w:type="spellEnd"/>
      <w:r w:rsidRPr="00040147">
        <w:t>=1294</w:t>
      </w:r>
      <w:r w:rsidRPr="00040147">
        <w:t>，</w:t>
      </w:r>
      <w:r w:rsidRPr="00040147">
        <w:t>unclassifiable=66</w:t>
      </w:r>
      <w:r w:rsidRPr="00040147">
        <w:t>。此外，基于分层抽样的人工核查显示，模型对多数样本能够给出可解释的初始类别。</w:t>
      </w:r>
    </w:p>
    <w:p w14:paraId="50091C10" w14:textId="77777777" w:rsidR="00A415AE" w:rsidRPr="00040147" w:rsidRDefault="00AC457B">
      <w:pPr>
        <w:spacing w:before="80" w:after="80" w:line="360" w:lineRule="auto"/>
        <w:ind w:firstLine="480"/>
        <w:jc w:val="both"/>
      </w:pPr>
      <w:r>
        <w:rPr>
          <w:rFonts w:ascii="宋体" w:hAnsi="宋体"/>
          <w:sz w:val="21"/>
        </w:rPr>
        <w:t>对于问题三，进一步将问题二输出的置信度、分类边界状态和文本敏感信号转化为错分风险、复核必要性和紧急程度三类指标，采用AHP确定综合权重，并在数据集4的资源约束下建立人工复核分配模型。AHP结果中错分风险、复核必要性和紧急程度权重分别为0.5396、0.2970和0.1634，一致性比例CR=0.0079；最终得到high=164、medium=1932、low=2423的复核优先级划分。在三种资源场景下，S1复核110条，S2复核141条，S3复核194条，高优先级文档均在资源约束内得到优先人工复核。本文的创新点在于将无监督主题发现、可解释归类和资源受限复核统一到同一条文件治理链路中。</w:t>
      </w:r>
    </w:p>
    <w:p w14:paraId="0886668F" w14:textId="77777777" w:rsidR="00A415AE" w:rsidRPr="00040147" w:rsidRDefault="00AC457B">
      <w:pPr>
        <w:spacing w:before="160" w:after="80" w:line="360" w:lineRule="auto"/>
        <w:ind w:firstLine="480"/>
      </w:pPr>
      <w:r w:rsidRPr="00BE2E1B">
        <w:rPr>
          <w:rFonts w:eastAsia="黑体"/>
          <w:b/>
          <w:bCs/>
        </w:rPr>
        <w:t>关键词</w:t>
      </w:r>
      <w:r w:rsidRPr="00040147">
        <w:rPr>
          <w:rFonts w:eastAsia="黑体"/>
          <w:b/>
          <w:bCs/>
        </w:rPr>
        <w:t>：</w:t>
      </w:r>
      <w:r w:rsidRPr="00040147">
        <w:t>多源异构文件；主题发现；</w:t>
      </w:r>
      <w:r w:rsidRPr="00040147">
        <w:t>TF-IDF</w:t>
      </w:r>
      <w:r w:rsidRPr="00040147">
        <w:t>；</w:t>
      </w:r>
      <w:proofErr w:type="spellStart"/>
      <w:r w:rsidRPr="00040147">
        <w:t>MiniBatchKMeans</w:t>
      </w:r>
      <w:proofErr w:type="spellEnd"/>
      <w:r w:rsidRPr="00040147">
        <w:t>；人工复核；</w:t>
      </w:r>
      <w:r w:rsidRPr="00040147">
        <w:t>AHP</w:t>
      </w:r>
    </w:p>
    <w:p w14:paraId="27194023" w14:textId="77777777" w:rsidR="00A415AE" w:rsidRPr="00040147" w:rsidRDefault="00A415AE">
      <w:pPr>
        <w:sectPr w:rsidR="00A415AE" w:rsidRPr="00040147">
          <w:pgSz w:w="11906" w:h="16838"/>
          <w:pgMar w:top="1440" w:right="1440" w:bottom="1440" w:left="1440" w:header="708" w:footer="708" w:gutter="0"/>
          <w:cols w:space="720"/>
          <w:docGrid w:linePitch="360"/>
        </w:sectPr>
      </w:pPr>
    </w:p>
    <w:p w14:paraId="0EBE3D6F" w14:textId="77777777" w:rsidR="00A415AE" w:rsidRPr="00040147" w:rsidRDefault="00AC457B">
      <w:pPr>
        <w:spacing w:before="200" w:after="300" w:line="400" w:lineRule="auto"/>
        <w:jc w:val="center"/>
      </w:pPr>
      <w:r w:rsidRPr="00040147">
        <w:rPr>
          <w:rFonts w:eastAsia="黑体"/>
          <w:b/>
          <w:bCs/>
          <w:sz w:val="32"/>
          <w:szCs w:val="32"/>
        </w:rPr>
        <w:lastRenderedPageBreak/>
        <w:t>目</w:t>
      </w:r>
      <w:r w:rsidRPr="00040147">
        <w:rPr>
          <w:rFonts w:eastAsia="黑体"/>
          <w:b/>
          <w:bCs/>
          <w:sz w:val="32"/>
          <w:szCs w:val="32"/>
        </w:rPr>
        <w:t xml:space="preserve"> </w:t>
      </w:r>
      <w:del w:id="4" w:author="冰 李" w:date="2026-05-10T14:10:00Z" w16du:dateUtc="2026-05-10T06:10:00Z">
        <w:r w:rsidRPr="00040147" w:rsidDel="00BE2E1B">
          <w:rPr>
            <w:rFonts w:eastAsia="黑体"/>
            <w:b/>
            <w:bCs/>
            <w:sz w:val="32"/>
            <w:szCs w:val="32"/>
          </w:rPr>
          <w:delText xml:space="preserve"> </w:delText>
        </w:r>
      </w:del>
      <w:r w:rsidRPr="00040147">
        <w:rPr>
          <w:rFonts w:eastAsia="黑体"/>
          <w:b/>
          <w:bCs/>
          <w:sz w:val="32"/>
          <w:szCs w:val="32"/>
        </w:rPr>
        <w:t>录</w:t>
      </w:r>
    </w:p>
    <w:sdt>
      <w:sdtPr>
        <w:alias w:val="目录"/>
        <w:id w:val="538862321"/>
      </w:sdtPr>
      <w:sdtContent>
        <w:p w14:paraId="33478013" w14:textId="77777777" w:rsidR="0000558B" w:rsidRDefault="00AC457B">
          <w:pPr>
            <w:pStyle w:val="TOC1"/>
            <w:tabs>
              <w:tab w:val="right" w:leader="dot" w:pos="9016"/>
            </w:tabs>
            <w:rPr>
              <w:ins w:id="5" w:author="冠林 徐" w:date="2026-05-10T16:20:00Z" w16du:dateUtc="2026-05-10T08:20:00Z"/>
              <w:rFonts w:asciiTheme="minorHAnsi" w:eastAsiaTheme="minorEastAsia" w:hAnsiTheme="minorHAnsi" w:cstheme="minorBidi"/>
              <w:noProof/>
              <w:kern w:val="2"/>
              <w:sz w:val="22"/>
              <w14:ligatures w14:val="standardContextual"/>
            </w:rPr>
          </w:pPr>
          <w:r w:rsidRPr="00040147">
            <w:rPr>
              <w:rPrChange w:id="6" w:author="冰 李" w:date="2026-05-10T14:02:00Z" w16du:dateUtc="2026-05-10T06:02:00Z">
                <w:rPr>
                  <w:rFonts w:ascii="宋体" w:hAnsi="宋体"/>
                </w:rPr>
              </w:rPrChange>
            </w:rPr>
            <w:fldChar w:fldCharType="begin"/>
          </w:r>
          <w:r w:rsidRPr="00040147">
            <w:rPr>
              <w:rPrChange w:id="7" w:author="冰 李" w:date="2026-05-10T14:02:00Z" w16du:dateUtc="2026-05-10T06:02:00Z">
                <w:rPr>
                  <w:rFonts w:ascii="宋体" w:hAnsi="宋体"/>
                </w:rPr>
              </w:rPrChange>
            </w:rPr>
            <w:instrText>TOC \h \o "1-3"</w:instrText>
          </w:r>
          <w:r w:rsidRPr="00040147">
            <w:rPr>
              <w:rPrChange w:id="8" w:author="冰 李" w:date="2026-05-10T14:02:00Z" w16du:dateUtc="2026-05-10T06:02:00Z">
                <w:rPr>
                  <w:rFonts w:ascii="宋体" w:hAnsi="宋体"/>
                </w:rPr>
              </w:rPrChange>
            </w:rPr>
            <w:fldChar w:fldCharType="separate"/>
          </w:r>
          <w:ins w:id="9" w:author="冠林 徐" w:date="2026-05-10T16:20:00Z" w16du:dateUtc="2026-05-10T08:20:00Z">
            <w:r w:rsidR="0000558B" w:rsidRPr="00B121CB">
              <w:rPr>
                <w:rStyle w:val="a5"/>
                <w:noProof/>
              </w:rPr>
              <w:fldChar w:fldCharType="begin"/>
            </w:r>
            <w:r w:rsidR="0000558B" w:rsidRPr="00B121CB">
              <w:rPr>
                <w:rStyle w:val="a5"/>
                <w:noProof/>
              </w:rPr>
              <w:instrText xml:space="preserve"> </w:instrText>
            </w:r>
            <w:r w:rsidR="0000558B">
              <w:rPr>
                <w:noProof/>
              </w:rPr>
              <w:instrText>HYPERLINK \l "_Toc229322453"</w:instrText>
            </w:r>
            <w:r w:rsidR="0000558B" w:rsidRPr="00B121CB">
              <w:rPr>
                <w:rStyle w:val="a5"/>
                <w:noProof/>
              </w:rPr>
              <w:instrText xml:space="preserve"> </w:instrText>
            </w:r>
            <w:r w:rsidR="0000558B" w:rsidRPr="00B121CB">
              <w:rPr>
                <w:rStyle w:val="a5"/>
                <w:noProof/>
              </w:rPr>
            </w:r>
            <w:r w:rsidR="0000558B" w:rsidRPr="00B121CB">
              <w:rPr>
                <w:rStyle w:val="a5"/>
                <w:noProof/>
              </w:rPr>
              <w:fldChar w:fldCharType="separate"/>
            </w:r>
            <w:r w:rsidR="0000558B" w:rsidRPr="00B121CB">
              <w:rPr>
                <w:rStyle w:val="a5"/>
                <w:noProof/>
              </w:rPr>
              <w:t xml:space="preserve">1 </w:t>
            </w:r>
            <w:r w:rsidR="0000558B" w:rsidRPr="00B121CB">
              <w:rPr>
                <w:rStyle w:val="a5"/>
                <w:noProof/>
              </w:rPr>
              <w:t>问题重述</w:t>
            </w:r>
            <w:r w:rsidR="0000558B">
              <w:rPr>
                <w:noProof/>
              </w:rPr>
              <w:tab/>
            </w:r>
            <w:r w:rsidR="0000558B">
              <w:rPr>
                <w:noProof/>
              </w:rPr>
              <w:fldChar w:fldCharType="begin"/>
            </w:r>
            <w:r w:rsidR="0000558B">
              <w:rPr>
                <w:noProof/>
              </w:rPr>
              <w:instrText xml:space="preserve"> PAGEREF _Toc229322453 \h </w:instrText>
            </w:r>
          </w:ins>
          <w:r w:rsidR="0000558B">
            <w:rPr>
              <w:noProof/>
            </w:rPr>
          </w:r>
          <w:ins w:id="10" w:author="冠林 徐" w:date="2026-05-10T16:20:00Z" w16du:dateUtc="2026-05-10T08:20:00Z">
            <w:r w:rsidR="0000558B">
              <w:rPr>
                <w:noProof/>
              </w:rPr>
              <w:fldChar w:fldCharType="separate"/>
            </w:r>
            <w:r w:rsidR="0000558B">
              <w:rPr>
                <w:noProof/>
              </w:rPr>
              <w:t>1</w:t>
            </w:r>
            <w:r w:rsidR="0000558B">
              <w:rPr>
                <w:noProof/>
              </w:rPr>
              <w:fldChar w:fldCharType="end"/>
            </w:r>
            <w:r w:rsidR="0000558B" w:rsidRPr="00B121CB">
              <w:rPr>
                <w:rStyle w:val="a5"/>
                <w:noProof/>
              </w:rPr>
              <w:fldChar w:fldCharType="end"/>
            </w:r>
          </w:ins>
        </w:p>
        <w:p w14:paraId="59092DF2" w14:textId="77777777" w:rsidR="0000558B" w:rsidRDefault="0000558B">
          <w:pPr>
            <w:pStyle w:val="TOC1"/>
            <w:tabs>
              <w:tab w:val="right" w:leader="dot" w:pos="9016"/>
            </w:tabs>
            <w:rPr>
              <w:ins w:id="11" w:author="冠林 徐" w:date="2026-05-10T16:20:00Z" w16du:dateUtc="2026-05-10T08:20:00Z"/>
              <w:rFonts w:asciiTheme="minorHAnsi" w:eastAsiaTheme="minorEastAsia" w:hAnsiTheme="minorHAnsi" w:cstheme="minorBidi"/>
              <w:noProof/>
              <w:kern w:val="2"/>
              <w:sz w:val="22"/>
              <w14:ligatures w14:val="standardContextual"/>
            </w:rPr>
          </w:pPr>
          <w:ins w:id="12"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"_Toc229322454"</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2 </w:t>
            </w:r>
            <w:r w:rsidRPr="00B121CB">
              <w:rPr>
                <w:rStyle w:val="a5"/>
                <w:noProof/>
              </w:rPr>
              <w:t>问题分析</w:t>
            </w:r>
            <w:r>
              <w:rPr>
                <w:noProof/>
              </w:rPr>
              <w:tab/>
            </w:r>
            <w:r>
              <w:rPr>
                <w:noProof/>
              </w:rPr>
              <w:fldChar w:fldCharType="begin"/>
            </w:r>
            <w:r>
              <w:rPr>
                <w:noProof/>
              </w:rPr>
              <w:instrText xml:space="preserve"> PAGEREF _Toc229322454 \h </w:instrText>
            </w:r>
          </w:ins>
          <w:r>
            <w:rPr>
              <w:noProof/>
            </w:rPr>
          </w:r>
          <w:ins w:id="13" w:author="冠林 徐" w:date="2026-05-10T16:20:00Z" w16du:dateUtc="2026-05-10T08:20:00Z">
            <w:r>
              <w:rPr>
                <w:noProof/>
              </w:rPr>
              <w:fldChar w:fldCharType="separate"/>
            </w:r>
            <w:r>
              <w:rPr>
                <w:noProof/>
              </w:rPr>
              <w:t>1</w:t>
            </w:r>
            <w:r>
              <w:rPr>
                <w:noProof/>
              </w:rPr>
              <w:fldChar w:fldCharType="end"/>
            </w:r>
            <w:r w:rsidRPr="00B121CB">
              <w:rPr>
                <w:rStyle w:val="a5"/>
                <w:noProof/>
              </w:rPr>
              <w:fldChar w:fldCharType="end"/>
            </w:r>
          </w:ins>
        </w:p>
        <w:p w14:paraId="50347CF9" w14:textId="77777777" w:rsidR="0000558B" w:rsidRDefault="0000558B">
          <w:pPr>
            <w:pStyle w:val="TOC2"/>
            <w:tabs>
              <w:tab w:val="right" w:leader="dot" w:pos="9016"/>
            </w:tabs>
            <w:ind w:left="480"/>
            <w:rPr>
              <w:ins w:id="14" w:author="冠林 徐" w:date="2026-05-10T16:20:00Z" w16du:dateUtc="2026-05-10T08:20:00Z"/>
              <w:rFonts w:asciiTheme="minorHAnsi" w:eastAsiaTheme="minorEastAsia" w:hAnsiTheme="minorHAnsi" w:cstheme="minorBidi"/>
              <w:noProof/>
              <w:kern w:val="2"/>
              <w:sz w:val="22"/>
              <w14:ligatures w14:val="standardContextual"/>
            </w:rPr>
          </w:pPr>
          <w:ins w:id="15"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"_Toc229322455"</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2.1 </w:t>
            </w:r>
            <w:r w:rsidRPr="00B121CB">
              <w:rPr>
                <w:rStyle w:val="a5"/>
                <w:noProof/>
              </w:rPr>
              <w:t>数据特点分析</w:t>
            </w:r>
            <w:r>
              <w:rPr>
                <w:noProof/>
              </w:rPr>
              <w:tab/>
            </w:r>
            <w:r>
              <w:rPr>
                <w:noProof/>
              </w:rPr>
              <w:fldChar w:fldCharType="begin"/>
            </w:r>
            <w:r>
              <w:rPr>
                <w:noProof/>
              </w:rPr>
              <w:instrText xml:space="preserve"> PAGEREF _Toc229322455 \h </w:instrText>
            </w:r>
          </w:ins>
          <w:r>
            <w:rPr>
              <w:noProof/>
            </w:rPr>
          </w:r>
          <w:ins w:id="16" w:author="冠林 徐" w:date="2026-05-10T16:20:00Z" w16du:dateUtc="2026-05-10T08:20:00Z">
            <w:r>
              <w:rPr>
                <w:noProof/>
              </w:rPr>
              <w:fldChar w:fldCharType="separate"/>
            </w:r>
            <w:r>
              <w:rPr>
                <w:noProof/>
              </w:rPr>
              <w:t>1</w:t>
            </w:r>
            <w:r>
              <w:rPr>
                <w:noProof/>
              </w:rPr>
              <w:fldChar w:fldCharType="end"/>
            </w:r>
            <w:r w:rsidRPr="00B121CB">
              <w:rPr>
                <w:rStyle w:val="a5"/>
                <w:noProof/>
              </w:rPr>
              <w:fldChar w:fldCharType="end"/>
            </w:r>
          </w:ins>
        </w:p>
        <w:p w14:paraId="08AB310E" w14:textId="77777777" w:rsidR="0000558B" w:rsidRDefault="0000558B">
          <w:pPr>
            <w:pStyle w:val="TOC2"/>
            <w:tabs>
              <w:tab w:val="right" w:leader="dot" w:pos="9016"/>
            </w:tabs>
            <w:ind w:left="480"/>
            <w:rPr>
              <w:ins w:id="17" w:author="冠林 徐" w:date="2026-05-10T16:20:00Z" w16du:dateUtc="2026-05-10T08:20:00Z"/>
              <w:rFonts w:asciiTheme="minorHAnsi" w:eastAsiaTheme="minorEastAsia" w:hAnsiTheme="minorHAnsi" w:cstheme="minorBidi"/>
              <w:noProof/>
              <w:kern w:val="2"/>
              <w:sz w:val="22"/>
              <w14:ligatures w14:val="standardContextual"/>
            </w:rPr>
          </w:pPr>
          <w:ins w:id="18"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"_Toc229322456"</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2.2 </w:t>
            </w:r>
            <w:r w:rsidRPr="00B121CB">
              <w:rPr>
                <w:rStyle w:val="a5"/>
                <w:noProof/>
              </w:rPr>
              <w:t>三个问题之间的逻辑关系</w:t>
            </w:r>
            <w:r>
              <w:rPr>
                <w:noProof/>
              </w:rPr>
              <w:tab/>
            </w:r>
            <w:r>
              <w:rPr>
                <w:noProof/>
              </w:rPr>
              <w:fldChar w:fldCharType="begin"/>
            </w:r>
            <w:r>
              <w:rPr>
                <w:noProof/>
              </w:rPr>
              <w:instrText xml:space="preserve"> PAGEREF _Toc229322456 \h </w:instrText>
            </w:r>
          </w:ins>
          <w:r>
            <w:rPr>
              <w:noProof/>
            </w:rPr>
          </w:r>
          <w:ins w:id="19" w:author="冠林 徐" w:date="2026-05-10T16:20:00Z" w16du:dateUtc="2026-05-10T08:20:00Z">
            <w:r>
              <w:rPr>
                <w:noProof/>
              </w:rPr>
              <w:fldChar w:fldCharType="separate"/>
            </w:r>
            <w:r>
              <w:rPr>
                <w:noProof/>
              </w:rPr>
              <w:t>2</w:t>
            </w:r>
            <w:r>
              <w:rPr>
                <w:noProof/>
              </w:rPr>
              <w:fldChar w:fldCharType="end"/>
            </w:r>
            <w:r w:rsidRPr="00B121CB">
              <w:rPr>
                <w:rStyle w:val="a5"/>
                <w:noProof/>
              </w:rPr>
              <w:fldChar w:fldCharType="end"/>
            </w:r>
          </w:ins>
        </w:p>
        <w:p w14:paraId="2A859C56" w14:textId="77777777" w:rsidR="0000558B" w:rsidRDefault="0000558B">
          <w:pPr>
            <w:pStyle w:val="TOC2"/>
            <w:tabs>
              <w:tab w:val="right" w:leader="dot" w:pos="9016"/>
            </w:tabs>
            <w:ind w:left="480"/>
            <w:rPr>
              <w:ins w:id="20" w:author="冠林 徐" w:date="2026-05-10T16:20:00Z" w16du:dateUtc="2026-05-10T08:20:00Z"/>
              <w:rFonts w:asciiTheme="minorHAnsi" w:eastAsiaTheme="minorEastAsia" w:hAnsiTheme="minorHAnsi" w:cstheme="minorBidi"/>
              <w:noProof/>
              <w:kern w:val="2"/>
              <w:sz w:val="22"/>
              <w14:ligatures w14:val="standardContextual"/>
            </w:rPr>
          </w:pPr>
          <w:ins w:id="21"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"_Toc229322457"</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2.3 </w:t>
            </w:r>
            <w:r w:rsidRPr="00B121CB">
              <w:rPr>
                <w:rStyle w:val="a5"/>
                <w:noProof/>
              </w:rPr>
              <w:t>总体技术路线</w:t>
            </w:r>
            <w:r>
              <w:rPr>
                <w:noProof/>
              </w:rPr>
              <w:tab/>
            </w:r>
            <w:r>
              <w:rPr>
                <w:noProof/>
              </w:rPr>
              <w:fldChar w:fldCharType="begin"/>
            </w:r>
            <w:r>
              <w:rPr>
                <w:noProof/>
              </w:rPr>
              <w:instrText xml:space="preserve"> PAGEREF _Toc229322457 \h </w:instrText>
            </w:r>
          </w:ins>
          <w:r>
            <w:rPr>
              <w:noProof/>
            </w:rPr>
          </w:r>
          <w:ins w:id="22" w:author="冠林 徐" w:date="2026-05-10T16:20:00Z" w16du:dateUtc="2026-05-10T08:20:00Z">
            <w:r>
              <w:rPr>
                <w:noProof/>
              </w:rPr>
              <w:fldChar w:fldCharType="separate"/>
            </w:r>
            <w:r>
              <w:rPr>
                <w:noProof/>
              </w:rPr>
              <w:t>3</w:t>
            </w:r>
            <w:r>
              <w:rPr>
                <w:noProof/>
              </w:rPr>
              <w:fldChar w:fldCharType="end"/>
            </w:r>
            <w:r w:rsidRPr="00B121CB">
              <w:rPr>
                <w:rStyle w:val="a5"/>
                <w:noProof/>
              </w:rPr>
              <w:fldChar w:fldCharType="end"/>
            </w:r>
          </w:ins>
        </w:p>
        <w:p w14:paraId="62CB5633" w14:textId="77777777" w:rsidR="0000558B" w:rsidRDefault="0000558B">
          <w:pPr>
            <w:pStyle w:val="TOC1"/>
            <w:tabs>
              <w:tab w:val="right" w:leader="dot" w:pos="9016"/>
            </w:tabs>
            <w:rPr>
              <w:ins w:id="23" w:author="冠林 徐" w:date="2026-05-10T16:20:00Z" w16du:dateUtc="2026-05-10T08:20:00Z"/>
              <w:rFonts w:asciiTheme="minorHAnsi" w:eastAsiaTheme="minorEastAsia" w:hAnsiTheme="minorHAnsi" w:cstheme="minorBidi"/>
              <w:noProof/>
              <w:kern w:val="2"/>
              <w:sz w:val="22"/>
              <w14:ligatures w14:val="standardContextual"/>
            </w:rPr>
          </w:pPr>
          <w:ins w:id="24"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"_Toc229322458"</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3 </w:t>
            </w:r>
            <w:r w:rsidRPr="00B121CB">
              <w:rPr>
                <w:rStyle w:val="a5"/>
                <w:noProof/>
              </w:rPr>
              <w:t>模型假设与符号说明</w:t>
            </w:r>
            <w:r>
              <w:rPr>
                <w:noProof/>
              </w:rPr>
              <w:tab/>
            </w:r>
            <w:r>
              <w:rPr>
                <w:noProof/>
              </w:rPr>
              <w:fldChar w:fldCharType="begin"/>
            </w:r>
            <w:r>
              <w:rPr>
                <w:noProof/>
              </w:rPr>
              <w:instrText xml:space="preserve"> PAGEREF _Toc229322458 \h </w:instrText>
            </w:r>
          </w:ins>
          <w:r>
            <w:rPr>
              <w:noProof/>
            </w:rPr>
          </w:r>
          <w:ins w:id="25" w:author="冠林 徐" w:date="2026-05-10T16:20:00Z" w16du:dateUtc="2026-05-10T08:20:00Z">
            <w:r>
              <w:rPr>
                <w:noProof/>
              </w:rPr>
              <w:fldChar w:fldCharType="separate"/>
            </w:r>
            <w:r>
              <w:rPr>
                <w:noProof/>
              </w:rPr>
              <w:t>3</w:t>
            </w:r>
            <w:r>
              <w:rPr>
                <w:noProof/>
              </w:rPr>
              <w:fldChar w:fldCharType="end"/>
            </w:r>
            <w:r w:rsidRPr="00B121CB">
              <w:rPr>
                <w:rStyle w:val="a5"/>
                <w:noProof/>
              </w:rPr>
              <w:fldChar w:fldCharType="end"/>
            </w:r>
          </w:ins>
        </w:p>
        <w:p w14:paraId="2DB6BCE4" w14:textId="77777777" w:rsidR="0000558B" w:rsidRDefault="0000558B">
          <w:pPr>
            <w:pStyle w:val="TOC2"/>
            <w:tabs>
              <w:tab w:val="right" w:leader="dot" w:pos="9016"/>
            </w:tabs>
            <w:ind w:left="480"/>
            <w:rPr>
              <w:ins w:id="26" w:author="冠林 徐" w:date="2026-05-10T16:20:00Z" w16du:dateUtc="2026-05-10T08:20:00Z"/>
              <w:rFonts w:asciiTheme="minorHAnsi" w:eastAsiaTheme="minorEastAsia" w:hAnsiTheme="minorHAnsi" w:cstheme="minorBidi"/>
              <w:noProof/>
              <w:kern w:val="2"/>
              <w:sz w:val="22"/>
              <w14:ligatures w14:val="standardContextual"/>
            </w:rPr>
          </w:pPr>
          <w:ins w:id="27"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"_Toc229322459"</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3.1 </w:t>
            </w:r>
            <w:r w:rsidRPr="00B121CB">
              <w:rPr>
                <w:rStyle w:val="a5"/>
                <w:noProof/>
              </w:rPr>
              <w:t>模型假设</w:t>
            </w:r>
            <w:r>
              <w:rPr>
                <w:noProof/>
              </w:rPr>
              <w:tab/>
            </w:r>
            <w:r>
              <w:rPr>
                <w:noProof/>
              </w:rPr>
              <w:fldChar w:fldCharType="begin"/>
            </w:r>
            <w:r>
              <w:rPr>
                <w:noProof/>
              </w:rPr>
              <w:instrText xml:space="preserve"> PAGEREF _Toc229322459 \h </w:instrText>
            </w:r>
          </w:ins>
          <w:r>
            <w:rPr>
              <w:noProof/>
            </w:rPr>
          </w:r>
          <w:ins w:id="28" w:author="冠林 徐" w:date="2026-05-10T16:20:00Z" w16du:dateUtc="2026-05-10T08:20:00Z">
            <w:r>
              <w:rPr>
                <w:noProof/>
              </w:rPr>
              <w:fldChar w:fldCharType="separate"/>
            </w:r>
            <w:r>
              <w:rPr>
                <w:noProof/>
              </w:rPr>
              <w:t>3</w:t>
            </w:r>
            <w:r>
              <w:rPr>
                <w:noProof/>
              </w:rPr>
              <w:fldChar w:fldCharType="end"/>
            </w:r>
            <w:r w:rsidRPr="00B121CB">
              <w:rPr>
                <w:rStyle w:val="a5"/>
                <w:noProof/>
              </w:rPr>
              <w:fldChar w:fldCharType="end"/>
            </w:r>
          </w:ins>
        </w:p>
        <w:p w14:paraId="567952EA" w14:textId="77777777" w:rsidR="0000558B" w:rsidRDefault="0000558B">
          <w:pPr>
            <w:pStyle w:val="TOC2"/>
            <w:tabs>
              <w:tab w:val="right" w:leader="dot" w:pos="9016"/>
            </w:tabs>
            <w:ind w:left="480"/>
            <w:rPr>
              <w:ins w:id="29" w:author="冠林 徐" w:date="2026-05-10T16:20:00Z" w16du:dateUtc="2026-05-10T08:20:00Z"/>
              <w:rFonts w:asciiTheme="minorHAnsi" w:eastAsiaTheme="minorEastAsia" w:hAnsiTheme="minorHAnsi" w:cstheme="minorBidi"/>
              <w:noProof/>
              <w:kern w:val="2"/>
              <w:sz w:val="22"/>
              <w14:ligatures w14:val="standardContextual"/>
            </w:rPr>
          </w:pPr>
          <w:ins w:id="30"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"_Toc229322460"</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3.2 </w:t>
            </w:r>
            <w:r w:rsidRPr="00B121CB">
              <w:rPr>
                <w:rStyle w:val="a5"/>
                <w:noProof/>
              </w:rPr>
              <w:t>符号说明</w:t>
            </w:r>
            <w:r>
              <w:rPr>
                <w:noProof/>
              </w:rPr>
              <w:tab/>
            </w:r>
            <w:r>
              <w:rPr>
                <w:noProof/>
              </w:rPr>
              <w:fldChar w:fldCharType="begin"/>
            </w:r>
            <w:r>
              <w:rPr>
                <w:noProof/>
              </w:rPr>
              <w:instrText xml:space="preserve"> PAGEREF _Toc229322460 \h </w:instrText>
            </w:r>
          </w:ins>
          <w:r>
            <w:rPr>
              <w:noProof/>
            </w:rPr>
          </w:r>
          <w:ins w:id="31" w:author="冠林 徐" w:date="2026-05-10T16:20:00Z" w16du:dateUtc="2026-05-10T08:20:00Z">
            <w:r>
              <w:rPr>
                <w:noProof/>
              </w:rPr>
              <w:fldChar w:fldCharType="separate"/>
            </w:r>
            <w:r>
              <w:rPr>
                <w:noProof/>
              </w:rPr>
              <w:t>4</w:t>
            </w:r>
            <w:r>
              <w:rPr>
                <w:noProof/>
              </w:rPr>
              <w:fldChar w:fldCharType="end"/>
            </w:r>
            <w:r w:rsidRPr="00B121CB">
              <w:rPr>
                <w:rStyle w:val="a5"/>
                <w:noProof/>
              </w:rPr>
              <w:fldChar w:fldCharType="end"/>
            </w:r>
          </w:ins>
        </w:p>
        <w:p w14:paraId="076EBDEB" w14:textId="77777777" w:rsidR="0000558B" w:rsidRDefault="0000558B">
          <w:pPr>
            <w:pStyle w:val="TOC1"/>
            <w:tabs>
              <w:tab w:val="right" w:leader="dot" w:pos="9016"/>
            </w:tabs>
            <w:rPr>
              <w:ins w:id="32" w:author="冠林 徐" w:date="2026-05-10T16:20:00Z" w16du:dateUtc="2026-05-10T08:20:00Z"/>
              <w:rFonts w:asciiTheme="minorHAnsi" w:eastAsiaTheme="minorEastAsia" w:hAnsiTheme="minorHAnsi" w:cstheme="minorBidi"/>
              <w:noProof/>
              <w:kern w:val="2"/>
              <w:sz w:val="22"/>
              <w14:ligatures w14:val="standardContextual"/>
            </w:rPr>
          </w:pPr>
          <w:ins w:id="33"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"_Toc229322461"</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4 </w:t>
            </w:r>
            <w:r w:rsidRPr="00B121CB">
              <w:rPr>
                <w:rStyle w:val="a5"/>
                <w:noProof/>
              </w:rPr>
              <w:t>数据预处理与特征构建</w:t>
            </w:r>
            <w:r>
              <w:rPr>
                <w:noProof/>
              </w:rPr>
              <w:tab/>
            </w:r>
            <w:r>
              <w:rPr>
                <w:noProof/>
              </w:rPr>
              <w:fldChar w:fldCharType="begin"/>
            </w:r>
            <w:r>
              <w:rPr>
                <w:noProof/>
              </w:rPr>
              <w:instrText xml:space="preserve"> PAGEREF _Toc229322461 \h </w:instrText>
            </w:r>
          </w:ins>
          <w:r>
            <w:rPr>
              <w:noProof/>
            </w:rPr>
          </w:r>
          <w:ins w:id="34" w:author="冠林 徐" w:date="2026-05-10T16:20:00Z" w16du:dateUtc="2026-05-10T08:20:00Z">
            <w:r>
              <w:rPr>
                <w:noProof/>
              </w:rPr>
              <w:fldChar w:fldCharType="separate"/>
            </w:r>
            <w:r>
              <w:rPr>
                <w:noProof/>
              </w:rPr>
              <w:t>4</w:t>
            </w:r>
            <w:r>
              <w:rPr>
                <w:noProof/>
              </w:rPr>
              <w:fldChar w:fldCharType="end"/>
            </w:r>
            <w:r w:rsidRPr="00B121CB">
              <w:rPr>
                <w:rStyle w:val="a5"/>
                <w:noProof/>
              </w:rPr>
              <w:fldChar w:fldCharType="end"/>
            </w:r>
          </w:ins>
        </w:p>
        <w:p w14:paraId="3E788ADB" w14:textId="77777777" w:rsidR="0000558B" w:rsidRDefault="0000558B">
          <w:pPr>
            <w:pStyle w:val="TOC2"/>
            <w:tabs>
              <w:tab w:val="right" w:leader="dot" w:pos="9016"/>
            </w:tabs>
            <w:ind w:left="480"/>
            <w:rPr>
              <w:ins w:id="35" w:author="冠林 徐" w:date="2026-05-10T16:20:00Z" w16du:dateUtc="2026-05-10T08:20:00Z"/>
              <w:rFonts w:asciiTheme="minorHAnsi" w:eastAsiaTheme="minorEastAsia" w:hAnsiTheme="minorHAnsi" w:cstheme="minorBidi"/>
              <w:noProof/>
              <w:kern w:val="2"/>
              <w:sz w:val="22"/>
              <w14:ligatures w14:val="standardContextual"/>
            </w:rPr>
          </w:pPr>
          <w:ins w:id="36"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"_Toc229322462"</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4.1 </w:t>
            </w:r>
            <w:r w:rsidRPr="00B121CB">
              <w:rPr>
                <w:rStyle w:val="a5"/>
                <w:noProof/>
              </w:rPr>
              <w:t>文件清单与统一编号</w:t>
            </w:r>
            <w:r>
              <w:rPr>
                <w:noProof/>
              </w:rPr>
              <w:tab/>
            </w:r>
            <w:r>
              <w:rPr>
                <w:noProof/>
              </w:rPr>
              <w:fldChar w:fldCharType="begin"/>
            </w:r>
            <w:r>
              <w:rPr>
                <w:noProof/>
              </w:rPr>
              <w:instrText xml:space="preserve"> PAGEREF _Toc229322462 \h </w:instrText>
            </w:r>
          </w:ins>
          <w:r>
            <w:rPr>
              <w:noProof/>
            </w:rPr>
          </w:r>
          <w:ins w:id="37" w:author="冠林 徐" w:date="2026-05-10T16:20:00Z" w16du:dateUtc="2026-05-10T08:20:00Z">
            <w:r>
              <w:rPr>
                <w:noProof/>
              </w:rPr>
              <w:fldChar w:fldCharType="separate"/>
            </w:r>
            <w:r>
              <w:rPr>
                <w:noProof/>
              </w:rPr>
              <w:t>5</w:t>
            </w:r>
            <w:r>
              <w:rPr>
                <w:noProof/>
              </w:rPr>
              <w:fldChar w:fldCharType="end"/>
            </w:r>
            <w:r w:rsidRPr="00B121CB">
              <w:rPr>
                <w:rStyle w:val="a5"/>
                <w:noProof/>
              </w:rPr>
              <w:fldChar w:fldCharType="end"/>
            </w:r>
          </w:ins>
        </w:p>
        <w:p w14:paraId="3173CD06" w14:textId="77777777" w:rsidR="0000558B" w:rsidRDefault="0000558B">
          <w:pPr>
            <w:pStyle w:val="TOC2"/>
            <w:tabs>
              <w:tab w:val="right" w:leader="dot" w:pos="9016"/>
            </w:tabs>
            <w:ind w:left="480"/>
            <w:rPr>
              <w:ins w:id="38" w:author="冠林 徐" w:date="2026-05-10T16:20:00Z" w16du:dateUtc="2026-05-10T08:20:00Z"/>
              <w:rFonts w:asciiTheme="minorHAnsi" w:eastAsiaTheme="minorEastAsia" w:hAnsiTheme="minorHAnsi" w:cstheme="minorBidi"/>
              <w:noProof/>
              <w:kern w:val="2"/>
              <w:sz w:val="22"/>
              <w14:ligatures w14:val="standardContextual"/>
            </w:rPr>
          </w:pPr>
          <w:ins w:id="39"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"_Toc229322463"</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4.2 </w:t>
            </w:r>
            <w:r w:rsidRPr="00B121CB">
              <w:rPr>
                <w:rStyle w:val="a5"/>
                <w:noProof/>
              </w:rPr>
              <w:t>多格式文本解析与</w:t>
            </w:r>
            <w:r w:rsidRPr="00B121CB">
              <w:rPr>
                <w:rStyle w:val="a5"/>
                <w:noProof/>
              </w:rPr>
              <w:t>OCR</w:t>
            </w:r>
            <w:r w:rsidRPr="00B121CB">
              <w:rPr>
                <w:rStyle w:val="a5"/>
                <w:noProof/>
              </w:rPr>
              <w:t>增强</w:t>
            </w:r>
            <w:r>
              <w:rPr>
                <w:noProof/>
              </w:rPr>
              <w:tab/>
            </w:r>
            <w:r>
              <w:rPr>
                <w:noProof/>
              </w:rPr>
              <w:fldChar w:fldCharType="begin"/>
            </w:r>
            <w:r>
              <w:rPr>
                <w:noProof/>
              </w:rPr>
              <w:instrText xml:space="preserve"> PAGEREF _Toc229322463 \h </w:instrText>
            </w:r>
          </w:ins>
          <w:r>
            <w:rPr>
              <w:noProof/>
            </w:rPr>
          </w:r>
          <w:ins w:id="40" w:author="冠林 徐" w:date="2026-05-10T16:20:00Z" w16du:dateUtc="2026-05-10T08:20:00Z">
            <w:r>
              <w:rPr>
                <w:noProof/>
              </w:rPr>
              <w:fldChar w:fldCharType="separate"/>
            </w:r>
            <w:r>
              <w:rPr>
                <w:noProof/>
              </w:rPr>
              <w:t>5</w:t>
            </w:r>
            <w:r>
              <w:rPr>
                <w:noProof/>
              </w:rPr>
              <w:fldChar w:fldCharType="end"/>
            </w:r>
            <w:r w:rsidRPr="00B121CB">
              <w:rPr>
                <w:rStyle w:val="a5"/>
                <w:noProof/>
              </w:rPr>
              <w:fldChar w:fldCharType="end"/>
            </w:r>
          </w:ins>
        </w:p>
        <w:p w14:paraId="428D3460" w14:textId="77777777" w:rsidR="0000558B" w:rsidRDefault="0000558B">
          <w:pPr>
            <w:pStyle w:val="TOC2"/>
            <w:tabs>
              <w:tab w:val="right" w:leader="dot" w:pos="9016"/>
            </w:tabs>
            <w:ind w:left="480"/>
            <w:rPr>
              <w:ins w:id="41" w:author="冠林 徐" w:date="2026-05-10T16:20:00Z" w16du:dateUtc="2026-05-10T08:20:00Z"/>
              <w:rFonts w:asciiTheme="minorHAnsi" w:eastAsiaTheme="minorEastAsia" w:hAnsiTheme="minorHAnsi" w:cstheme="minorBidi"/>
              <w:noProof/>
              <w:kern w:val="2"/>
              <w:sz w:val="22"/>
              <w14:ligatures w14:val="standardContextual"/>
            </w:rPr>
          </w:pPr>
          <w:ins w:id="42"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"_Toc229322464"</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4.3 </w:t>
            </w:r>
            <w:r w:rsidRPr="00B121CB">
              <w:rPr>
                <w:rStyle w:val="a5"/>
                <w:noProof/>
              </w:rPr>
              <w:t>文本降噪与特征构建</w:t>
            </w:r>
            <w:r>
              <w:rPr>
                <w:noProof/>
              </w:rPr>
              <w:tab/>
            </w:r>
            <w:r>
              <w:rPr>
                <w:noProof/>
              </w:rPr>
              <w:fldChar w:fldCharType="begin"/>
            </w:r>
            <w:r>
              <w:rPr>
                <w:noProof/>
              </w:rPr>
              <w:instrText xml:space="preserve"> PAGEREF _Toc229322464 \h </w:instrText>
            </w:r>
          </w:ins>
          <w:r>
            <w:rPr>
              <w:noProof/>
            </w:rPr>
          </w:r>
          <w:ins w:id="43" w:author="冠林 徐" w:date="2026-05-10T16:20:00Z" w16du:dateUtc="2026-05-10T08:20:00Z">
            <w:r>
              <w:rPr>
                <w:noProof/>
              </w:rPr>
              <w:fldChar w:fldCharType="separate"/>
            </w:r>
            <w:r>
              <w:rPr>
                <w:noProof/>
              </w:rPr>
              <w:t>6</w:t>
            </w:r>
            <w:r>
              <w:rPr>
                <w:noProof/>
              </w:rPr>
              <w:fldChar w:fldCharType="end"/>
            </w:r>
            <w:r w:rsidRPr="00B121CB">
              <w:rPr>
                <w:rStyle w:val="a5"/>
                <w:noProof/>
              </w:rPr>
              <w:fldChar w:fldCharType="end"/>
            </w:r>
          </w:ins>
        </w:p>
        <w:p w14:paraId="3E1F0E82" w14:textId="77777777" w:rsidR="0000558B" w:rsidRDefault="0000558B">
          <w:pPr>
            <w:pStyle w:val="TOC1"/>
            <w:tabs>
              <w:tab w:val="right" w:leader="dot" w:pos="9016"/>
            </w:tabs>
            <w:rPr>
              <w:ins w:id="44" w:author="冠林 徐" w:date="2026-05-10T16:20:00Z" w16du:dateUtc="2026-05-10T08:20:00Z"/>
              <w:rFonts w:asciiTheme="minorHAnsi" w:eastAsiaTheme="minorEastAsia" w:hAnsiTheme="minorHAnsi" w:cstheme="minorBidi"/>
              <w:noProof/>
              <w:kern w:val="2"/>
              <w:sz w:val="22"/>
              <w14:ligatures w14:val="standardContextual"/>
            </w:rPr>
          </w:pPr>
          <w:ins w:id="45"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"_Toc229322465"</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5 </w:t>
            </w:r>
            <w:r w:rsidRPr="00B121CB">
              <w:rPr>
                <w:rStyle w:val="a5"/>
                <w:noProof/>
              </w:rPr>
              <w:t>问题一：历史文件主题体系构建</w:t>
            </w:r>
            <w:r>
              <w:rPr>
                <w:noProof/>
              </w:rPr>
              <w:tab/>
            </w:r>
            <w:r>
              <w:rPr>
                <w:noProof/>
              </w:rPr>
              <w:fldChar w:fldCharType="begin"/>
            </w:r>
            <w:r>
              <w:rPr>
                <w:noProof/>
              </w:rPr>
              <w:instrText xml:space="preserve"> PAGEREF _Toc229322465 \h </w:instrText>
            </w:r>
          </w:ins>
          <w:r>
            <w:rPr>
              <w:noProof/>
            </w:rPr>
          </w:r>
          <w:ins w:id="46" w:author="冠林 徐" w:date="2026-05-10T16:20:00Z" w16du:dateUtc="2026-05-10T08:20:00Z">
            <w:r>
              <w:rPr>
                <w:noProof/>
              </w:rPr>
              <w:fldChar w:fldCharType="separate"/>
            </w:r>
            <w:r>
              <w:rPr>
                <w:noProof/>
              </w:rPr>
              <w:t>6</w:t>
            </w:r>
            <w:r>
              <w:rPr>
                <w:noProof/>
              </w:rPr>
              <w:fldChar w:fldCharType="end"/>
            </w:r>
            <w:r w:rsidRPr="00B121CB">
              <w:rPr>
                <w:rStyle w:val="a5"/>
                <w:noProof/>
              </w:rPr>
              <w:fldChar w:fldCharType="end"/>
            </w:r>
          </w:ins>
        </w:p>
        <w:p w14:paraId="487C5D94" w14:textId="77777777" w:rsidR="0000558B" w:rsidRDefault="0000558B">
          <w:pPr>
            <w:pStyle w:val="TOC2"/>
            <w:tabs>
              <w:tab w:val="right" w:leader="dot" w:pos="9016"/>
            </w:tabs>
            <w:ind w:left="480"/>
            <w:rPr>
              <w:ins w:id="47" w:author="冠林 徐" w:date="2026-05-10T16:20:00Z" w16du:dateUtc="2026-05-10T08:20:00Z"/>
              <w:rFonts w:asciiTheme="minorHAnsi" w:eastAsiaTheme="minorEastAsia" w:hAnsiTheme="minorHAnsi" w:cstheme="minorBidi"/>
              <w:noProof/>
              <w:kern w:val="2"/>
              <w:sz w:val="22"/>
              <w14:ligatures w14:val="standardContextual"/>
            </w:rPr>
          </w:pPr>
          <w:ins w:id="48"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"_Toc229322466"</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5.1 </w:t>
            </w:r>
            <w:r w:rsidRPr="00B121CB">
              <w:rPr>
                <w:rStyle w:val="a5"/>
                <w:noProof/>
              </w:rPr>
              <w:t>建模目标</w:t>
            </w:r>
            <w:r>
              <w:rPr>
                <w:noProof/>
              </w:rPr>
              <w:tab/>
            </w:r>
            <w:r>
              <w:rPr>
                <w:noProof/>
              </w:rPr>
              <w:fldChar w:fldCharType="begin"/>
            </w:r>
            <w:r>
              <w:rPr>
                <w:noProof/>
              </w:rPr>
              <w:instrText xml:space="preserve"> PAGEREF _Toc229322466 \h </w:instrText>
            </w:r>
          </w:ins>
          <w:r>
            <w:rPr>
              <w:noProof/>
            </w:rPr>
          </w:r>
          <w:ins w:id="49" w:author="冠林 徐" w:date="2026-05-10T16:20:00Z" w16du:dateUtc="2026-05-10T08:20:00Z">
            <w:r>
              <w:rPr>
                <w:noProof/>
              </w:rPr>
              <w:fldChar w:fldCharType="separate"/>
            </w:r>
            <w:r>
              <w:rPr>
                <w:noProof/>
              </w:rPr>
              <w:t>6</w:t>
            </w:r>
            <w:r>
              <w:rPr>
                <w:noProof/>
              </w:rPr>
              <w:fldChar w:fldCharType="end"/>
            </w:r>
            <w:r w:rsidRPr="00B121CB">
              <w:rPr>
                <w:rStyle w:val="a5"/>
                <w:noProof/>
              </w:rPr>
              <w:fldChar w:fldCharType="end"/>
            </w:r>
          </w:ins>
        </w:p>
        <w:p w14:paraId="661ED420" w14:textId="77777777" w:rsidR="0000558B" w:rsidRDefault="0000558B">
          <w:pPr>
            <w:pStyle w:val="TOC2"/>
            <w:tabs>
              <w:tab w:val="right" w:leader="dot" w:pos="9016"/>
            </w:tabs>
            <w:ind w:left="480"/>
            <w:rPr>
              <w:ins w:id="50" w:author="冠林 徐" w:date="2026-05-10T16:20:00Z" w16du:dateUtc="2026-05-10T08:20:00Z"/>
              <w:rFonts w:asciiTheme="minorHAnsi" w:eastAsiaTheme="minorEastAsia" w:hAnsiTheme="minorHAnsi" w:cstheme="minorBidi"/>
              <w:noProof/>
              <w:kern w:val="2"/>
              <w:sz w:val="22"/>
              <w14:ligatures w14:val="standardContextual"/>
            </w:rPr>
          </w:pPr>
          <w:ins w:id="51"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"_Toc229322467"</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5.2 TF-IDF</w:t>
            </w:r>
            <w:r w:rsidRPr="00B121CB">
              <w:rPr>
                <w:rStyle w:val="a5"/>
                <w:noProof/>
              </w:rPr>
              <w:t>文本表示</w:t>
            </w:r>
            <w:r>
              <w:rPr>
                <w:noProof/>
              </w:rPr>
              <w:tab/>
            </w:r>
            <w:r>
              <w:rPr>
                <w:noProof/>
              </w:rPr>
              <w:fldChar w:fldCharType="begin"/>
            </w:r>
            <w:r>
              <w:rPr>
                <w:noProof/>
              </w:rPr>
              <w:instrText xml:space="preserve"> PAGEREF _Toc229322467 \h </w:instrText>
            </w:r>
          </w:ins>
          <w:r>
            <w:rPr>
              <w:noProof/>
            </w:rPr>
          </w:r>
          <w:ins w:id="52" w:author="冠林 徐" w:date="2026-05-10T16:20:00Z" w16du:dateUtc="2026-05-10T08:20:00Z">
            <w:r>
              <w:rPr>
                <w:noProof/>
              </w:rPr>
              <w:fldChar w:fldCharType="separate"/>
            </w:r>
            <w:r>
              <w:rPr>
                <w:noProof/>
              </w:rPr>
              <w:t>7</w:t>
            </w:r>
            <w:r>
              <w:rPr>
                <w:noProof/>
              </w:rPr>
              <w:fldChar w:fldCharType="end"/>
            </w:r>
            <w:r w:rsidRPr="00B121CB">
              <w:rPr>
                <w:rStyle w:val="a5"/>
                <w:noProof/>
              </w:rPr>
              <w:fldChar w:fldCharType="end"/>
            </w:r>
          </w:ins>
        </w:p>
        <w:p w14:paraId="47BCB5E7" w14:textId="77777777" w:rsidR="0000558B" w:rsidRDefault="0000558B">
          <w:pPr>
            <w:pStyle w:val="TOC2"/>
            <w:tabs>
              <w:tab w:val="right" w:leader="dot" w:pos="9016"/>
            </w:tabs>
            <w:ind w:left="480"/>
            <w:rPr>
              <w:ins w:id="53" w:author="冠林 徐" w:date="2026-05-10T16:20:00Z" w16du:dateUtc="2026-05-10T08:20:00Z"/>
              <w:rFonts w:asciiTheme="minorHAnsi" w:eastAsiaTheme="minorEastAsia" w:hAnsiTheme="minorHAnsi" w:cstheme="minorBidi"/>
              <w:noProof/>
              <w:kern w:val="2"/>
              <w:sz w:val="22"/>
              <w14:ligatures w14:val="standardContextual"/>
            </w:rPr>
          </w:pPr>
          <w:ins w:id="54"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"_Toc229322468"</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5.3 SVD</w:t>
            </w:r>
            <w:r w:rsidRPr="00B121CB">
              <w:rPr>
                <w:rStyle w:val="a5"/>
                <w:noProof/>
              </w:rPr>
              <w:t>降维与主题空间构建</w:t>
            </w:r>
            <w:r>
              <w:rPr>
                <w:noProof/>
              </w:rPr>
              <w:tab/>
            </w:r>
            <w:r>
              <w:rPr>
                <w:noProof/>
              </w:rPr>
              <w:fldChar w:fldCharType="begin"/>
            </w:r>
            <w:r>
              <w:rPr>
                <w:noProof/>
              </w:rPr>
              <w:instrText xml:space="preserve"> PAGEREF _Toc229322468 \h </w:instrText>
            </w:r>
          </w:ins>
          <w:r>
            <w:rPr>
              <w:noProof/>
            </w:rPr>
          </w:r>
          <w:ins w:id="55" w:author="冠林 徐" w:date="2026-05-10T16:20:00Z" w16du:dateUtc="2026-05-10T08:20:00Z">
            <w:r>
              <w:rPr>
                <w:noProof/>
              </w:rPr>
              <w:fldChar w:fldCharType="separate"/>
            </w:r>
            <w:r>
              <w:rPr>
                <w:noProof/>
              </w:rPr>
              <w:t>7</w:t>
            </w:r>
            <w:r>
              <w:rPr>
                <w:noProof/>
              </w:rPr>
              <w:fldChar w:fldCharType="end"/>
            </w:r>
            <w:r w:rsidRPr="00B121CB">
              <w:rPr>
                <w:rStyle w:val="a5"/>
                <w:noProof/>
              </w:rPr>
              <w:fldChar w:fldCharType="end"/>
            </w:r>
          </w:ins>
        </w:p>
        <w:p w14:paraId="2D9B3670" w14:textId="77777777" w:rsidR="0000558B" w:rsidRDefault="0000558B">
          <w:pPr>
            <w:pStyle w:val="TOC2"/>
            <w:tabs>
              <w:tab w:val="right" w:leader="dot" w:pos="9016"/>
            </w:tabs>
            <w:ind w:left="480"/>
            <w:rPr>
              <w:ins w:id="56" w:author="冠林 徐" w:date="2026-05-10T16:20:00Z" w16du:dateUtc="2026-05-10T08:20:00Z"/>
              <w:rFonts w:asciiTheme="minorHAnsi" w:eastAsiaTheme="minorEastAsia" w:hAnsiTheme="minorHAnsi" w:cstheme="minorBidi"/>
              <w:noProof/>
              <w:kern w:val="2"/>
              <w:sz w:val="22"/>
              <w14:ligatures w14:val="standardContextual"/>
            </w:rPr>
          </w:pPr>
          <w:ins w:id="57"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"_Toc229322469"</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5.4 MiniBatchKMeans</w:t>
            </w:r>
            <w:r w:rsidRPr="00B121CB">
              <w:rPr>
                <w:rStyle w:val="a5"/>
                <w:noProof/>
              </w:rPr>
              <w:t>主题发现</w:t>
            </w:r>
            <w:r>
              <w:rPr>
                <w:noProof/>
              </w:rPr>
              <w:tab/>
            </w:r>
            <w:r>
              <w:rPr>
                <w:noProof/>
              </w:rPr>
              <w:fldChar w:fldCharType="begin"/>
            </w:r>
            <w:r>
              <w:rPr>
                <w:noProof/>
              </w:rPr>
              <w:instrText xml:space="preserve"> PAGEREF _Toc229322469 \h </w:instrText>
            </w:r>
          </w:ins>
          <w:r>
            <w:rPr>
              <w:noProof/>
            </w:rPr>
          </w:r>
          <w:ins w:id="58" w:author="冠林 徐" w:date="2026-05-10T16:20:00Z" w16du:dateUtc="2026-05-10T08:20:00Z">
            <w:r>
              <w:rPr>
                <w:noProof/>
              </w:rPr>
              <w:fldChar w:fldCharType="separate"/>
            </w:r>
            <w:r>
              <w:rPr>
                <w:noProof/>
              </w:rPr>
              <w:t>7</w:t>
            </w:r>
            <w:r>
              <w:rPr>
                <w:noProof/>
              </w:rPr>
              <w:fldChar w:fldCharType="end"/>
            </w:r>
            <w:r w:rsidRPr="00B121CB">
              <w:rPr>
                <w:rStyle w:val="a5"/>
                <w:noProof/>
              </w:rPr>
              <w:fldChar w:fldCharType="end"/>
            </w:r>
          </w:ins>
        </w:p>
        <w:p w14:paraId="36842029" w14:textId="77777777" w:rsidR="0000558B" w:rsidRDefault="0000558B">
          <w:pPr>
            <w:pStyle w:val="TOC2"/>
            <w:tabs>
              <w:tab w:val="right" w:leader="dot" w:pos="9016"/>
            </w:tabs>
            <w:ind w:left="480"/>
            <w:rPr>
              <w:ins w:id="59" w:author="冠林 徐" w:date="2026-05-10T16:20:00Z" w16du:dateUtc="2026-05-10T08:20:00Z"/>
              <w:rFonts w:asciiTheme="minorHAnsi" w:eastAsiaTheme="minorEastAsia" w:hAnsiTheme="minorHAnsi" w:cstheme="minorBidi"/>
              <w:noProof/>
              <w:kern w:val="2"/>
              <w:sz w:val="22"/>
              <w14:ligatures w14:val="standardContextual"/>
            </w:rPr>
          </w:pPr>
          <w:ins w:id="60"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"_Toc229322470"</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5.5 k</w:t>
            </w:r>
            <w:r w:rsidRPr="00B121CB">
              <w:rPr>
                <w:rStyle w:val="a5"/>
                <w:noProof/>
              </w:rPr>
              <w:t>值消融实验与模型选择</w:t>
            </w:r>
            <w:r>
              <w:rPr>
                <w:noProof/>
              </w:rPr>
              <w:tab/>
            </w:r>
            <w:r>
              <w:rPr>
                <w:noProof/>
              </w:rPr>
              <w:fldChar w:fldCharType="begin"/>
            </w:r>
            <w:r>
              <w:rPr>
                <w:noProof/>
              </w:rPr>
              <w:instrText xml:space="preserve"> PAGEREF _Toc229322470 \h </w:instrText>
            </w:r>
          </w:ins>
          <w:r>
            <w:rPr>
              <w:noProof/>
            </w:rPr>
          </w:r>
          <w:ins w:id="61" w:author="冠林 徐" w:date="2026-05-10T16:20:00Z" w16du:dateUtc="2026-05-10T08:20:00Z">
            <w:r>
              <w:rPr>
                <w:noProof/>
              </w:rPr>
              <w:fldChar w:fldCharType="separate"/>
            </w:r>
            <w:r>
              <w:rPr>
                <w:noProof/>
              </w:rPr>
              <w:t>8</w:t>
            </w:r>
            <w:r>
              <w:rPr>
                <w:noProof/>
              </w:rPr>
              <w:fldChar w:fldCharType="end"/>
            </w:r>
            <w:r w:rsidRPr="00B121CB">
              <w:rPr>
                <w:rStyle w:val="a5"/>
                <w:noProof/>
              </w:rPr>
              <w:fldChar w:fldCharType="end"/>
            </w:r>
          </w:ins>
        </w:p>
        <w:p w14:paraId="05D28496" w14:textId="77777777" w:rsidR="0000558B" w:rsidRDefault="0000558B">
          <w:pPr>
            <w:pStyle w:val="TOC2"/>
            <w:tabs>
              <w:tab w:val="right" w:leader="dot" w:pos="9016"/>
            </w:tabs>
            <w:ind w:left="480"/>
            <w:rPr>
              <w:ins w:id="62" w:author="冠林 徐" w:date="2026-05-10T16:20:00Z" w16du:dateUtc="2026-05-10T08:20:00Z"/>
              <w:rFonts w:asciiTheme="minorHAnsi" w:eastAsiaTheme="minorEastAsia" w:hAnsiTheme="minorHAnsi" w:cstheme="minorBidi"/>
              <w:noProof/>
              <w:kern w:val="2"/>
              <w:sz w:val="22"/>
              <w14:ligatures w14:val="standardContextual"/>
            </w:rPr>
          </w:pPr>
          <w:ins w:id="63"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"_Toc229322471"</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5.6 </w:t>
            </w:r>
            <w:r w:rsidRPr="00B121CB">
              <w:rPr>
                <w:rStyle w:val="a5"/>
                <w:noProof/>
              </w:rPr>
              <w:t>主题族归并</w:t>
            </w:r>
            <w:r>
              <w:rPr>
                <w:noProof/>
              </w:rPr>
              <w:tab/>
            </w:r>
            <w:r>
              <w:rPr>
                <w:noProof/>
              </w:rPr>
              <w:fldChar w:fldCharType="begin"/>
            </w:r>
            <w:r>
              <w:rPr>
                <w:noProof/>
              </w:rPr>
              <w:instrText xml:space="preserve"> PAGEREF _Toc229322471 \h </w:instrText>
            </w:r>
          </w:ins>
          <w:r>
            <w:rPr>
              <w:noProof/>
            </w:rPr>
          </w:r>
          <w:ins w:id="64" w:author="冠林 徐" w:date="2026-05-10T16:20:00Z" w16du:dateUtc="2026-05-10T08:20:00Z">
            <w:r>
              <w:rPr>
                <w:noProof/>
              </w:rPr>
              <w:fldChar w:fldCharType="separate"/>
            </w:r>
            <w:r>
              <w:rPr>
                <w:noProof/>
              </w:rPr>
              <w:t>9</w:t>
            </w:r>
            <w:r>
              <w:rPr>
                <w:noProof/>
              </w:rPr>
              <w:fldChar w:fldCharType="end"/>
            </w:r>
            <w:r w:rsidRPr="00B121CB">
              <w:rPr>
                <w:rStyle w:val="a5"/>
                <w:noProof/>
              </w:rPr>
              <w:fldChar w:fldCharType="end"/>
            </w:r>
          </w:ins>
        </w:p>
        <w:p w14:paraId="7835311A" w14:textId="77777777" w:rsidR="0000558B" w:rsidRDefault="0000558B">
          <w:pPr>
            <w:pStyle w:val="TOC1"/>
            <w:tabs>
              <w:tab w:val="right" w:leader="dot" w:pos="9016"/>
            </w:tabs>
            <w:rPr>
              <w:ins w:id="65" w:author="冠林 徐" w:date="2026-05-10T16:20:00Z" w16du:dateUtc="2026-05-10T08:20:00Z"/>
              <w:rFonts w:asciiTheme="minorHAnsi" w:eastAsiaTheme="minorEastAsia" w:hAnsiTheme="minorHAnsi" w:cstheme="minorBidi"/>
              <w:noProof/>
              <w:kern w:val="2"/>
              <w:sz w:val="22"/>
              <w14:ligatures w14:val="standardContextual"/>
            </w:rPr>
          </w:pPr>
          <w:ins w:id="66"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"_Toc229322472"</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 </w:t>
            </w:r>
            <w:r w:rsidRPr="00B121CB">
              <w:rPr>
                <w:rStyle w:val="a5"/>
                <w:noProof/>
              </w:rPr>
              <w:t>问题二：新文件归类模型</w:t>
            </w:r>
            <w:r>
              <w:rPr>
                <w:noProof/>
              </w:rPr>
              <w:tab/>
            </w:r>
            <w:r>
              <w:rPr>
                <w:noProof/>
              </w:rPr>
              <w:fldChar w:fldCharType="begin"/>
            </w:r>
            <w:r>
              <w:rPr>
                <w:noProof/>
              </w:rPr>
              <w:instrText xml:space="preserve"> PAGEREF _Toc229322472 \h </w:instrText>
            </w:r>
          </w:ins>
          <w:r>
            <w:rPr>
              <w:noProof/>
            </w:rPr>
          </w:r>
          <w:ins w:id="67" w:author="冠林 徐" w:date="2026-05-10T16:20:00Z" w16du:dateUtc="2026-05-10T08:20:00Z">
            <w:r>
              <w:rPr>
                <w:noProof/>
              </w:rPr>
              <w:fldChar w:fldCharType="separate"/>
            </w:r>
            <w:r>
              <w:rPr>
                <w:noProof/>
              </w:rPr>
              <w:t>10</w:t>
            </w:r>
            <w:r>
              <w:rPr>
                <w:noProof/>
              </w:rPr>
              <w:fldChar w:fldCharType="end"/>
            </w:r>
            <w:r w:rsidRPr="00B121CB">
              <w:rPr>
                <w:rStyle w:val="a5"/>
                <w:noProof/>
              </w:rPr>
              <w:fldChar w:fldCharType="end"/>
            </w:r>
          </w:ins>
        </w:p>
        <w:p w14:paraId="2BA99EA5" w14:textId="77777777" w:rsidR="0000558B" w:rsidRDefault="0000558B">
          <w:pPr>
            <w:pStyle w:val="TOC2"/>
            <w:tabs>
              <w:tab w:val="right" w:leader="dot" w:pos="9016"/>
            </w:tabs>
            <w:ind w:left="480"/>
            <w:rPr>
              <w:ins w:id="68" w:author="冠林 徐" w:date="2026-05-10T16:20:00Z" w16du:dateUtc="2026-05-10T08:20:00Z"/>
              <w:rFonts w:asciiTheme="minorHAnsi" w:eastAsiaTheme="minorEastAsia" w:hAnsiTheme="minorHAnsi" w:cstheme="minorBidi"/>
              <w:noProof/>
              <w:kern w:val="2"/>
              <w:sz w:val="22"/>
              <w14:ligatures w14:val="standardContextual"/>
            </w:rPr>
          </w:pPr>
          <w:ins w:id="69"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"_Toc229322473"</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6.1 </w:t>
            </w:r>
            <w:r w:rsidRPr="00B121CB">
              <w:rPr>
                <w:rStyle w:val="a5"/>
                <w:noProof/>
              </w:rPr>
              <w:t>建模目标</w:t>
            </w:r>
            <w:r>
              <w:rPr>
                <w:noProof/>
              </w:rPr>
              <w:tab/>
            </w:r>
            <w:r>
              <w:rPr>
                <w:noProof/>
              </w:rPr>
              <w:fldChar w:fldCharType="begin"/>
            </w:r>
            <w:r>
              <w:rPr>
                <w:noProof/>
              </w:rPr>
              <w:instrText xml:space="preserve"> PAGEREF _Toc229322473 \h </w:instrText>
            </w:r>
          </w:ins>
          <w:r>
            <w:rPr>
              <w:noProof/>
            </w:rPr>
          </w:r>
          <w:ins w:id="70" w:author="冠林 徐" w:date="2026-05-10T16:20:00Z" w16du:dateUtc="2026-05-10T08:20:00Z">
            <w:r>
              <w:rPr>
                <w:noProof/>
              </w:rPr>
              <w:fldChar w:fldCharType="separate"/>
            </w:r>
            <w:r>
              <w:rPr>
                <w:noProof/>
              </w:rPr>
              <w:t>10</w:t>
            </w:r>
            <w:r>
              <w:rPr>
                <w:noProof/>
              </w:rPr>
              <w:fldChar w:fldCharType="end"/>
            </w:r>
            <w:r w:rsidRPr="00B121CB">
              <w:rPr>
                <w:rStyle w:val="a5"/>
                <w:noProof/>
              </w:rPr>
              <w:fldChar w:fldCharType="end"/>
            </w:r>
          </w:ins>
        </w:p>
        <w:p w14:paraId="2537DE82" w14:textId="77777777" w:rsidR="0000558B" w:rsidRDefault="0000558B">
          <w:pPr>
            <w:pStyle w:val="TOC2"/>
            <w:tabs>
              <w:tab w:val="right" w:leader="dot" w:pos="9016"/>
            </w:tabs>
            <w:ind w:left="480"/>
            <w:rPr>
              <w:ins w:id="71" w:author="冠林 徐" w:date="2026-05-10T16:20:00Z" w16du:dateUtc="2026-05-10T08:20:00Z"/>
              <w:rFonts w:asciiTheme="minorHAnsi" w:eastAsiaTheme="minorEastAsia" w:hAnsiTheme="minorHAnsi" w:cstheme="minorBidi"/>
              <w:noProof/>
              <w:kern w:val="2"/>
              <w:sz w:val="22"/>
              <w14:ligatures w14:val="standardContextual"/>
            </w:rPr>
          </w:pPr>
          <w:ins w:id="72"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"_Toc229322474"</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6.2 </w:t>
            </w:r>
            <w:r w:rsidRPr="00B121CB">
              <w:rPr>
                <w:rStyle w:val="a5"/>
                <w:noProof/>
              </w:rPr>
              <w:t>主题词典构建</w:t>
            </w:r>
            <w:r>
              <w:rPr>
                <w:noProof/>
              </w:rPr>
              <w:tab/>
            </w:r>
            <w:r>
              <w:rPr>
                <w:noProof/>
              </w:rPr>
              <w:fldChar w:fldCharType="begin"/>
            </w:r>
            <w:r>
              <w:rPr>
                <w:noProof/>
              </w:rPr>
              <w:instrText xml:space="preserve"> PAGEREF _Toc229322474 \h </w:instrText>
            </w:r>
          </w:ins>
          <w:r>
            <w:rPr>
              <w:noProof/>
            </w:rPr>
          </w:r>
          <w:ins w:id="73" w:author="冠林 徐" w:date="2026-05-10T16:20:00Z" w16du:dateUtc="2026-05-10T08:20:00Z">
            <w:r>
              <w:rPr>
                <w:noProof/>
              </w:rPr>
              <w:fldChar w:fldCharType="separate"/>
            </w:r>
            <w:r>
              <w:rPr>
                <w:noProof/>
              </w:rPr>
              <w:t>10</w:t>
            </w:r>
            <w:r>
              <w:rPr>
                <w:noProof/>
              </w:rPr>
              <w:fldChar w:fldCharType="end"/>
            </w:r>
            <w:r w:rsidRPr="00B121CB">
              <w:rPr>
                <w:rStyle w:val="a5"/>
                <w:noProof/>
              </w:rPr>
              <w:fldChar w:fldCharType="end"/>
            </w:r>
          </w:ins>
        </w:p>
        <w:p w14:paraId="6B5FEE66" w14:textId="77777777" w:rsidR="0000558B" w:rsidRDefault="0000558B">
          <w:pPr>
            <w:pStyle w:val="TOC2"/>
            <w:tabs>
              <w:tab w:val="right" w:leader="dot" w:pos="9016"/>
            </w:tabs>
            <w:ind w:left="480"/>
            <w:rPr>
              <w:ins w:id="74" w:author="冠林 徐" w:date="2026-05-10T16:20:00Z" w16du:dateUtc="2026-05-10T08:20:00Z"/>
              <w:rFonts w:asciiTheme="minorHAnsi" w:eastAsiaTheme="minorEastAsia" w:hAnsiTheme="minorHAnsi" w:cstheme="minorBidi"/>
              <w:noProof/>
              <w:kern w:val="2"/>
              <w:sz w:val="22"/>
              <w14:ligatures w14:val="standardContextual"/>
            </w:rPr>
          </w:pPr>
          <w:ins w:id="75"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"_Toc229322475"</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6.3 </w:t>
            </w:r>
            <w:r w:rsidRPr="00B121CB">
              <w:rPr>
                <w:rStyle w:val="a5"/>
                <w:noProof/>
              </w:rPr>
              <w:t>字段加权相似度模型</w:t>
            </w:r>
            <w:r>
              <w:rPr>
                <w:noProof/>
              </w:rPr>
              <w:tab/>
            </w:r>
            <w:r>
              <w:rPr>
                <w:noProof/>
              </w:rPr>
              <w:fldChar w:fldCharType="begin"/>
            </w:r>
            <w:r>
              <w:rPr>
                <w:noProof/>
              </w:rPr>
              <w:instrText xml:space="preserve"> PAGEREF _Toc229322475 \h </w:instrText>
            </w:r>
          </w:ins>
          <w:r>
            <w:rPr>
              <w:noProof/>
            </w:rPr>
          </w:r>
          <w:ins w:id="76" w:author="冠林 徐" w:date="2026-05-10T16:20:00Z" w16du:dateUtc="2026-05-10T08:20:00Z">
            <w:r>
              <w:rPr>
                <w:noProof/>
              </w:rPr>
              <w:fldChar w:fldCharType="separate"/>
            </w:r>
            <w:r>
              <w:rPr>
                <w:noProof/>
              </w:rPr>
              <w:t>10</w:t>
            </w:r>
            <w:r>
              <w:rPr>
                <w:noProof/>
              </w:rPr>
              <w:fldChar w:fldCharType="end"/>
            </w:r>
            <w:r w:rsidRPr="00B121CB">
              <w:rPr>
                <w:rStyle w:val="a5"/>
                <w:noProof/>
              </w:rPr>
              <w:fldChar w:fldCharType="end"/>
            </w:r>
          </w:ins>
        </w:p>
        <w:p w14:paraId="5A49C2B4" w14:textId="77777777" w:rsidR="0000558B" w:rsidRDefault="0000558B">
          <w:pPr>
            <w:pStyle w:val="TOC2"/>
            <w:tabs>
              <w:tab w:val="right" w:leader="dot" w:pos="9016"/>
            </w:tabs>
            <w:ind w:left="480"/>
            <w:rPr>
              <w:ins w:id="77" w:author="冠林 徐" w:date="2026-05-10T16:20:00Z" w16du:dateUtc="2026-05-10T08:20:00Z"/>
              <w:rFonts w:asciiTheme="minorHAnsi" w:eastAsiaTheme="minorEastAsia" w:hAnsiTheme="minorHAnsi" w:cstheme="minorBidi"/>
              <w:noProof/>
              <w:kern w:val="2"/>
              <w:sz w:val="22"/>
              <w14:ligatures w14:val="standardContextual"/>
            </w:rPr>
          </w:pPr>
          <w:ins w:id="78"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"_Toc229322476"</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6.4 </w:t>
            </w:r>
            <w:r w:rsidRPr="00B121CB">
              <w:rPr>
                <w:rStyle w:val="a5"/>
                <w:noProof/>
              </w:rPr>
              <w:t>置信度与边界样本判别</w:t>
            </w:r>
            <w:r>
              <w:rPr>
                <w:noProof/>
              </w:rPr>
              <w:tab/>
            </w:r>
            <w:r>
              <w:rPr>
                <w:noProof/>
              </w:rPr>
              <w:fldChar w:fldCharType="begin"/>
            </w:r>
            <w:r>
              <w:rPr>
                <w:noProof/>
              </w:rPr>
              <w:instrText xml:space="preserve"> PAGEREF _Toc229322476 \h </w:instrText>
            </w:r>
          </w:ins>
          <w:r>
            <w:rPr>
              <w:noProof/>
            </w:rPr>
          </w:r>
          <w:ins w:id="79" w:author="冠林 徐" w:date="2026-05-10T16:20:00Z" w16du:dateUtc="2026-05-10T08:20:00Z">
            <w:r>
              <w:rPr>
                <w:noProof/>
              </w:rPr>
              <w:fldChar w:fldCharType="separate"/>
            </w:r>
            <w:r>
              <w:rPr>
                <w:noProof/>
              </w:rPr>
              <w:t>11</w:t>
            </w:r>
            <w:r>
              <w:rPr>
                <w:noProof/>
              </w:rPr>
              <w:fldChar w:fldCharType="end"/>
            </w:r>
            <w:r w:rsidRPr="00B121CB">
              <w:rPr>
                <w:rStyle w:val="a5"/>
                <w:noProof/>
              </w:rPr>
              <w:fldChar w:fldCharType="end"/>
            </w:r>
          </w:ins>
        </w:p>
        <w:p w14:paraId="5ABF52C6" w14:textId="77777777" w:rsidR="0000558B" w:rsidRDefault="0000558B">
          <w:pPr>
            <w:pStyle w:val="TOC2"/>
            <w:tabs>
              <w:tab w:val="right" w:leader="dot" w:pos="9016"/>
            </w:tabs>
            <w:ind w:left="480"/>
            <w:rPr>
              <w:ins w:id="80" w:author="冠林 徐" w:date="2026-05-10T16:20:00Z" w16du:dateUtc="2026-05-10T08:20:00Z"/>
              <w:rFonts w:asciiTheme="minorHAnsi" w:eastAsiaTheme="minorEastAsia" w:hAnsiTheme="minorHAnsi" w:cstheme="minorBidi"/>
              <w:noProof/>
              <w:kern w:val="2"/>
              <w:sz w:val="22"/>
              <w14:ligatures w14:val="standardContextual"/>
            </w:rPr>
          </w:pPr>
          <w:ins w:id="81"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"_Toc229322477"</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6.5 </w:t>
            </w:r>
            <w:r w:rsidRPr="00B121CB">
              <w:rPr>
                <w:rStyle w:val="a5"/>
                <w:noProof/>
              </w:rPr>
              <w:t>边界优化</w:t>
            </w:r>
            <w:r>
              <w:rPr>
                <w:noProof/>
              </w:rPr>
              <w:tab/>
            </w:r>
            <w:r>
              <w:rPr>
                <w:noProof/>
              </w:rPr>
              <w:fldChar w:fldCharType="begin"/>
            </w:r>
            <w:r>
              <w:rPr>
                <w:noProof/>
              </w:rPr>
              <w:instrText xml:space="preserve"> PAGEREF _Toc229322477 \h </w:instrText>
            </w:r>
          </w:ins>
          <w:r>
            <w:rPr>
              <w:noProof/>
            </w:rPr>
          </w:r>
          <w:ins w:id="82" w:author="冠林 徐" w:date="2026-05-10T16:20:00Z" w16du:dateUtc="2026-05-10T08:20:00Z">
            <w:r>
              <w:rPr>
                <w:noProof/>
              </w:rPr>
              <w:fldChar w:fldCharType="separate"/>
            </w:r>
            <w:r>
              <w:rPr>
                <w:noProof/>
              </w:rPr>
              <w:t>11</w:t>
            </w:r>
            <w:r>
              <w:rPr>
                <w:noProof/>
              </w:rPr>
              <w:fldChar w:fldCharType="end"/>
            </w:r>
            <w:r w:rsidRPr="00B121CB">
              <w:rPr>
                <w:rStyle w:val="a5"/>
                <w:noProof/>
              </w:rPr>
              <w:fldChar w:fldCharType="end"/>
            </w:r>
          </w:ins>
        </w:p>
        <w:p w14:paraId="78D75888" w14:textId="77777777" w:rsidR="0000558B" w:rsidRDefault="0000558B">
          <w:pPr>
            <w:pStyle w:val="TOC2"/>
            <w:tabs>
              <w:tab w:val="right" w:leader="dot" w:pos="9016"/>
            </w:tabs>
            <w:ind w:left="480"/>
            <w:rPr>
              <w:ins w:id="83" w:author="冠林 徐" w:date="2026-05-10T16:20:00Z" w16du:dateUtc="2026-05-10T08:20:00Z"/>
              <w:rFonts w:asciiTheme="minorHAnsi" w:eastAsiaTheme="minorEastAsia" w:hAnsiTheme="minorHAnsi" w:cstheme="minorBidi"/>
              <w:noProof/>
              <w:kern w:val="2"/>
              <w:sz w:val="22"/>
              <w14:ligatures w14:val="standardContextual"/>
            </w:rPr>
          </w:pPr>
          <w:ins w:id="84"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"_Toc229322478"</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6.6 </w:t>
            </w:r>
            <w:r w:rsidRPr="00B121CB">
              <w:rPr>
                <w:rStyle w:val="a5"/>
                <w:noProof/>
              </w:rPr>
              <w:t>分类结果分析</w:t>
            </w:r>
            <w:r>
              <w:rPr>
                <w:noProof/>
              </w:rPr>
              <w:tab/>
            </w:r>
            <w:r>
              <w:rPr>
                <w:noProof/>
              </w:rPr>
              <w:fldChar w:fldCharType="begin"/>
            </w:r>
            <w:r>
              <w:rPr>
                <w:noProof/>
              </w:rPr>
              <w:instrText xml:space="preserve"> PAGEREF _Toc229322478 \h </w:instrText>
            </w:r>
          </w:ins>
          <w:r>
            <w:rPr>
              <w:noProof/>
            </w:rPr>
          </w:r>
          <w:ins w:id="85" w:author="冠林 徐" w:date="2026-05-10T16:20:00Z" w16du:dateUtc="2026-05-10T08:20:00Z">
            <w:r>
              <w:rPr>
                <w:noProof/>
              </w:rPr>
              <w:fldChar w:fldCharType="separate"/>
            </w:r>
            <w:r>
              <w:rPr>
                <w:noProof/>
              </w:rPr>
              <w:t>12</w:t>
            </w:r>
            <w:r>
              <w:rPr>
                <w:noProof/>
              </w:rPr>
              <w:fldChar w:fldCharType="end"/>
            </w:r>
            <w:r w:rsidRPr="00B121CB">
              <w:rPr>
                <w:rStyle w:val="a5"/>
                <w:noProof/>
              </w:rPr>
              <w:fldChar w:fldCharType="end"/>
            </w:r>
          </w:ins>
        </w:p>
        <w:p w14:paraId="786C5B1B" w14:textId="77777777" w:rsidR="0000558B" w:rsidRDefault="0000558B">
          <w:pPr>
            <w:pStyle w:val="TOC2"/>
            <w:tabs>
              <w:tab w:val="right" w:leader="dot" w:pos="9016"/>
            </w:tabs>
            <w:ind w:left="480"/>
            <w:rPr>
              <w:ins w:id="86" w:author="冠林 徐" w:date="2026-05-10T16:20:00Z" w16du:dateUtc="2026-05-10T08:20:00Z"/>
              <w:rFonts w:asciiTheme="minorHAnsi" w:eastAsiaTheme="minorEastAsia" w:hAnsiTheme="minorHAnsi" w:cstheme="minorBidi"/>
              <w:noProof/>
              <w:kern w:val="2"/>
              <w:sz w:val="22"/>
              <w14:ligatures w14:val="standardContextual"/>
            </w:rPr>
          </w:pPr>
          <w:ins w:id="87"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"_Toc229322479"</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6.7 </w:t>
            </w:r>
            <w:r w:rsidRPr="00B121CB">
              <w:rPr>
                <w:rStyle w:val="a5"/>
                <w:noProof/>
              </w:rPr>
              <w:t>自建评价指标</w:t>
            </w:r>
            <w:r>
              <w:rPr>
                <w:noProof/>
              </w:rPr>
              <w:tab/>
            </w:r>
            <w:r>
              <w:rPr>
                <w:noProof/>
              </w:rPr>
              <w:fldChar w:fldCharType="begin"/>
            </w:r>
            <w:r>
              <w:rPr>
                <w:noProof/>
              </w:rPr>
              <w:instrText xml:space="preserve"> PAGEREF _Toc229322479 \h </w:instrText>
            </w:r>
          </w:ins>
          <w:r>
            <w:rPr>
              <w:noProof/>
            </w:rPr>
          </w:r>
          <w:ins w:id="88" w:author="冠林 徐" w:date="2026-05-10T16:20:00Z" w16du:dateUtc="2026-05-10T08:20:00Z">
            <w:r>
              <w:rPr>
                <w:noProof/>
              </w:rPr>
              <w:fldChar w:fldCharType="separate"/>
            </w:r>
            <w:r>
              <w:rPr>
                <w:noProof/>
              </w:rPr>
              <w:t>14</w:t>
            </w:r>
            <w:r>
              <w:rPr>
                <w:noProof/>
              </w:rPr>
              <w:fldChar w:fldCharType="end"/>
            </w:r>
            <w:r w:rsidRPr="00B121CB">
              <w:rPr>
                <w:rStyle w:val="a5"/>
                <w:noProof/>
              </w:rPr>
              <w:fldChar w:fldCharType="end"/>
            </w:r>
          </w:ins>
        </w:p>
        <w:p w14:paraId="6FF004D4" w14:textId="77777777" w:rsidR="0000558B" w:rsidRDefault="0000558B">
          <w:pPr>
            <w:pStyle w:val="TOC2"/>
            <w:tabs>
              <w:tab w:val="right" w:leader="dot" w:pos="9016"/>
            </w:tabs>
            <w:ind w:left="480"/>
            <w:rPr>
              <w:ins w:id="89" w:author="冠林 徐" w:date="2026-05-10T16:20:00Z" w16du:dateUtc="2026-05-10T08:20:00Z"/>
              <w:rFonts w:asciiTheme="minorHAnsi" w:eastAsiaTheme="minorEastAsia" w:hAnsiTheme="minorHAnsi" w:cstheme="minorBidi"/>
              <w:noProof/>
              <w:kern w:val="2"/>
              <w:sz w:val="22"/>
              <w14:ligatures w14:val="standardContextual"/>
            </w:rPr>
          </w:pPr>
          <w:ins w:id="90"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"_Toc229322480"</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6.8 </w:t>
            </w:r>
            <w:r w:rsidRPr="00B121CB">
              <w:rPr>
                <w:rStyle w:val="a5"/>
                <w:noProof/>
              </w:rPr>
              <w:t>人工抽样核查</w:t>
            </w:r>
            <w:r>
              <w:rPr>
                <w:noProof/>
              </w:rPr>
              <w:tab/>
            </w:r>
            <w:r>
              <w:rPr>
                <w:noProof/>
              </w:rPr>
              <w:fldChar w:fldCharType="begin"/>
            </w:r>
            <w:r>
              <w:rPr>
                <w:noProof/>
              </w:rPr>
              <w:instrText xml:space="preserve"> PAGEREF _Toc229322480 \h </w:instrText>
            </w:r>
          </w:ins>
          <w:r>
            <w:rPr>
              <w:noProof/>
            </w:rPr>
          </w:r>
          <w:ins w:id="91" w:author="冠林 徐" w:date="2026-05-10T16:20:00Z" w16du:dateUtc="2026-05-10T08:20:00Z">
            <w:r>
              <w:rPr>
                <w:noProof/>
              </w:rPr>
              <w:fldChar w:fldCharType="separate"/>
            </w:r>
            <w:r>
              <w:rPr>
                <w:noProof/>
              </w:rPr>
              <w:t>14</w:t>
            </w:r>
            <w:r>
              <w:rPr>
                <w:noProof/>
              </w:rPr>
              <w:fldChar w:fldCharType="end"/>
            </w:r>
            <w:r w:rsidRPr="00B121CB">
              <w:rPr>
                <w:rStyle w:val="a5"/>
                <w:noProof/>
              </w:rPr>
              <w:fldChar w:fldCharType="end"/>
            </w:r>
          </w:ins>
        </w:p>
        <w:p w14:paraId="65F63A1D" w14:textId="77777777" w:rsidR="0000558B" w:rsidRDefault="0000558B">
          <w:pPr>
            <w:pStyle w:val="TOC1"/>
            <w:tabs>
              <w:tab w:val="right" w:leader="dot" w:pos="9016"/>
            </w:tabs>
            <w:rPr>
              <w:ins w:id="92" w:author="冠林 徐" w:date="2026-05-10T16:20:00Z" w16du:dateUtc="2026-05-10T08:20:00Z"/>
              <w:rFonts w:asciiTheme="minorHAnsi" w:eastAsiaTheme="minorEastAsia" w:hAnsiTheme="minorHAnsi" w:cstheme="minorBidi"/>
              <w:noProof/>
              <w:kern w:val="2"/>
              <w:sz w:val="22"/>
              <w14:ligatures w14:val="standardContextual"/>
            </w:rPr>
          </w:pPr>
          <w:ins w:id="93"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"_Toc229322481"</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 </w:t>
            </w:r>
            <w:r w:rsidRPr="00B121CB">
              <w:rPr>
                <w:rStyle w:val="a5"/>
                <w:noProof/>
              </w:rPr>
              <w:t>问题三：人工复核优先级与资源约束优化</w:t>
            </w:r>
            <w:r>
              <w:rPr>
                <w:noProof/>
              </w:rPr>
              <w:tab/>
            </w:r>
            <w:r>
              <w:rPr>
                <w:noProof/>
              </w:rPr>
              <w:fldChar w:fldCharType="begin"/>
            </w:r>
            <w:r>
              <w:rPr>
                <w:noProof/>
              </w:rPr>
              <w:instrText xml:space="preserve"> PAGEREF _Toc229322481 \h </w:instrText>
            </w:r>
          </w:ins>
          <w:r>
            <w:rPr>
              <w:noProof/>
            </w:rPr>
          </w:r>
          <w:ins w:id="94" w:author="冠林 徐" w:date="2026-05-10T16:20:00Z" w16du:dateUtc="2026-05-10T08:20:00Z">
            <w:r>
              <w:rPr>
                <w:noProof/>
              </w:rPr>
              <w:fldChar w:fldCharType="separate"/>
            </w:r>
            <w:r>
              <w:rPr>
                <w:noProof/>
              </w:rPr>
              <w:t>14</w:t>
            </w:r>
            <w:r>
              <w:rPr>
                <w:noProof/>
              </w:rPr>
              <w:fldChar w:fldCharType="end"/>
            </w:r>
            <w:r w:rsidRPr="00B121CB">
              <w:rPr>
                <w:rStyle w:val="a5"/>
                <w:noProof/>
              </w:rPr>
              <w:fldChar w:fldCharType="end"/>
            </w:r>
          </w:ins>
        </w:p>
        <w:p w14:paraId="3220698A" w14:textId="77777777" w:rsidR="0000558B" w:rsidRDefault="0000558B">
          <w:pPr>
            <w:pStyle w:val="TOC2"/>
            <w:tabs>
              <w:tab w:val="right" w:leader="dot" w:pos="9016"/>
            </w:tabs>
            <w:ind w:left="480"/>
            <w:rPr>
              <w:ins w:id="95" w:author="冠林 徐" w:date="2026-05-10T16:20:00Z" w16du:dateUtc="2026-05-10T08:20:00Z"/>
              <w:rFonts w:asciiTheme="minorHAnsi" w:eastAsiaTheme="minorEastAsia" w:hAnsiTheme="minorHAnsi" w:cstheme="minorBidi"/>
              <w:noProof/>
              <w:kern w:val="2"/>
              <w:sz w:val="22"/>
              <w14:ligatures w14:val="standardContextual"/>
            </w:rPr>
          </w:pPr>
          <w:ins w:id="96"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"_Toc229322482"</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7.1 </w:t>
            </w:r>
            <w:r w:rsidRPr="00B121CB">
              <w:rPr>
                <w:rStyle w:val="a5"/>
                <w:noProof/>
              </w:rPr>
              <w:t>建模目标</w:t>
            </w:r>
            <w:r>
              <w:rPr>
                <w:noProof/>
              </w:rPr>
              <w:tab/>
            </w:r>
            <w:r>
              <w:rPr>
                <w:noProof/>
              </w:rPr>
              <w:fldChar w:fldCharType="begin"/>
            </w:r>
            <w:r>
              <w:rPr>
                <w:noProof/>
              </w:rPr>
              <w:instrText xml:space="preserve"> PAGEREF _Toc229322482 \h </w:instrText>
            </w:r>
          </w:ins>
          <w:r>
            <w:rPr>
              <w:noProof/>
            </w:rPr>
          </w:r>
          <w:ins w:id="97" w:author="冠林 徐" w:date="2026-05-10T16:20:00Z" w16du:dateUtc="2026-05-10T08:20:00Z">
            <w:r>
              <w:rPr>
                <w:noProof/>
              </w:rPr>
              <w:fldChar w:fldCharType="separate"/>
            </w:r>
            <w:r>
              <w:rPr>
                <w:noProof/>
              </w:rPr>
              <w:t>14</w:t>
            </w:r>
            <w:r>
              <w:rPr>
                <w:noProof/>
              </w:rPr>
              <w:fldChar w:fldCharType="end"/>
            </w:r>
            <w:r w:rsidRPr="00B121CB">
              <w:rPr>
                <w:rStyle w:val="a5"/>
                <w:noProof/>
              </w:rPr>
              <w:fldChar w:fldCharType="end"/>
            </w:r>
          </w:ins>
        </w:p>
        <w:p w14:paraId="207DA867" w14:textId="77777777" w:rsidR="0000558B" w:rsidRDefault="0000558B">
          <w:pPr>
            <w:pStyle w:val="TOC2"/>
            <w:tabs>
              <w:tab w:val="right" w:leader="dot" w:pos="9016"/>
            </w:tabs>
            <w:ind w:left="480"/>
            <w:rPr>
              <w:ins w:id="98" w:author="冠林 徐" w:date="2026-05-10T16:20:00Z" w16du:dateUtc="2026-05-10T08:20:00Z"/>
              <w:rFonts w:asciiTheme="minorHAnsi" w:eastAsiaTheme="minorEastAsia" w:hAnsiTheme="minorHAnsi" w:cstheme="minorBidi"/>
              <w:noProof/>
              <w:kern w:val="2"/>
              <w:sz w:val="22"/>
              <w14:ligatures w14:val="standardContextual"/>
            </w:rPr>
          </w:pPr>
          <w:ins w:id="99"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"_Toc229322483"</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7.2 </w:t>
            </w:r>
            <w:r w:rsidRPr="00B121CB">
              <w:rPr>
                <w:rStyle w:val="a5"/>
                <w:noProof/>
              </w:rPr>
              <w:t>错分风险指标</w:t>
            </w:r>
            <w:r>
              <w:rPr>
                <w:noProof/>
              </w:rPr>
              <w:tab/>
            </w:r>
            <w:r>
              <w:rPr>
                <w:noProof/>
              </w:rPr>
              <w:fldChar w:fldCharType="begin"/>
            </w:r>
            <w:r>
              <w:rPr>
                <w:noProof/>
              </w:rPr>
              <w:instrText xml:space="preserve"> PAGEREF _Toc229322483 \h </w:instrText>
            </w:r>
          </w:ins>
          <w:r>
            <w:rPr>
              <w:noProof/>
            </w:rPr>
          </w:r>
          <w:ins w:id="100" w:author="冠林 徐" w:date="2026-05-10T16:20:00Z" w16du:dateUtc="2026-05-10T08:20:00Z">
            <w:r>
              <w:rPr>
                <w:noProof/>
              </w:rPr>
              <w:fldChar w:fldCharType="separate"/>
            </w:r>
            <w:r>
              <w:rPr>
                <w:noProof/>
              </w:rPr>
              <w:t>15</w:t>
            </w:r>
            <w:r>
              <w:rPr>
                <w:noProof/>
              </w:rPr>
              <w:fldChar w:fldCharType="end"/>
            </w:r>
            <w:r w:rsidRPr="00B121CB">
              <w:rPr>
                <w:rStyle w:val="a5"/>
                <w:noProof/>
              </w:rPr>
              <w:fldChar w:fldCharType="end"/>
            </w:r>
          </w:ins>
        </w:p>
        <w:p w14:paraId="0FB24605" w14:textId="77777777" w:rsidR="0000558B" w:rsidRDefault="0000558B">
          <w:pPr>
            <w:pStyle w:val="TOC2"/>
            <w:tabs>
              <w:tab w:val="right" w:leader="dot" w:pos="9016"/>
            </w:tabs>
            <w:ind w:left="480"/>
            <w:rPr>
              <w:ins w:id="101" w:author="冠林 徐" w:date="2026-05-10T16:20:00Z" w16du:dateUtc="2026-05-10T08:20:00Z"/>
              <w:rFonts w:asciiTheme="minorHAnsi" w:eastAsiaTheme="minorEastAsia" w:hAnsiTheme="minorHAnsi" w:cstheme="minorBidi"/>
              <w:noProof/>
              <w:kern w:val="2"/>
              <w:sz w:val="22"/>
              <w14:ligatures w14:val="standardContextual"/>
            </w:rPr>
          </w:pPr>
          <w:ins w:id="102"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"_Toc229322484"</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7.3 </w:t>
            </w:r>
            <w:r w:rsidRPr="00B121CB">
              <w:rPr>
                <w:rStyle w:val="a5"/>
                <w:noProof/>
              </w:rPr>
              <w:t>紧急程度指标</w:t>
            </w:r>
            <w:r>
              <w:rPr>
                <w:noProof/>
              </w:rPr>
              <w:tab/>
            </w:r>
            <w:r>
              <w:rPr>
                <w:noProof/>
              </w:rPr>
              <w:fldChar w:fldCharType="begin"/>
            </w:r>
            <w:r>
              <w:rPr>
                <w:noProof/>
              </w:rPr>
              <w:instrText xml:space="preserve"> PAGEREF _Toc229322484 \h </w:instrText>
            </w:r>
          </w:ins>
          <w:r>
            <w:rPr>
              <w:noProof/>
            </w:rPr>
          </w:r>
          <w:ins w:id="103" w:author="冠林 徐" w:date="2026-05-10T16:20:00Z" w16du:dateUtc="2026-05-10T08:20:00Z">
            <w:r>
              <w:rPr>
                <w:noProof/>
              </w:rPr>
              <w:fldChar w:fldCharType="separate"/>
            </w:r>
            <w:r>
              <w:rPr>
                <w:noProof/>
              </w:rPr>
              <w:t>15</w:t>
            </w:r>
            <w:r>
              <w:rPr>
                <w:noProof/>
              </w:rPr>
              <w:fldChar w:fldCharType="end"/>
            </w:r>
            <w:r w:rsidRPr="00B121CB">
              <w:rPr>
                <w:rStyle w:val="a5"/>
                <w:noProof/>
              </w:rPr>
              <w:fldChar w:fldCharType="end"/>
            </w:r>
          </w:ins>
        </w:p>
        <w:p w14:paraId="4534F60C" w14:textId="77777777" w:rsidR="0000558B" w:rsidRDefault="0000558B">
          <w:pPr>
            <w:pStyle w:val="TOC2"/>
            <w:tabs>
              <w:tab w:val="right" w:leader="dot" w:pos="9016"/>
            </w:tabs>
            <w:ind w:left="480"/>
            <w:rPr>
              <w:ins w:id="104" w:author="冠林 徐" w:date="2026-05-10T16:20:00Z" w16du:dateUtc="2026-05-10T08:20:00Z"/>
              <w:rFonts w:asciiTheme="minorHAnsi" w:eastAsiaTheme="minorEastAsia" w:hAnsiTheme="minorHAnsi" w:cstheme="minorBidi"/>
              <w:noProof/>
              <w:kern w:val="2"/>
              <w:sz w:val="22"/>
              <w14:ligatures w14:val="standardContextual"/>
            </w:rPr>
          </w:pPr>
          <w:ins w:id="105"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"_Toc229322485"</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7.4 </w:t>
            </w:r>
            <w:r w:rsidRPr="00B121CB">
              <w:rPr>
                <w:rStyle w:val="a5"/>
                <w:noProof/>
              </w:rPr>
              <w:t>复核必要性指标</w:t>
            </w:r>
            <w:r>
              <w:rPr>
                <w:noProof/>
              </w:rPr>
              <w:tab/>
            </w:r>
            <w:r>
              <w:rPr>
                <w:noProof/>
              </w:rPr>
              <w:fldChar w:fldCharType="begin"/>
            </w:r>
            <w:r>
              <w:rPr>
                <w:noProof/>
              </w:rPr>
              <w:instrText xml:space="preserve"> PAGEREF _Toc229322485 \h </w:instrText>
            </w:r>
          </w:ins>
          <w:r>
            <w:rPr>
              <w:noProof/>
            </w:rPr>
          </w:r>
          <w:ins w:id="106" w:author="冠林 徐" w:date="2026-05-10T16:20:00Z" w16du:dateUtc="2026-05-10T08:20:00Z">
            <w:r>
              <w:rPr>
                <w:noProof/>
              </w:rPr>
              <w:fldChar w:fldCharType="separate"/>
            </w:r>
            <w:r>
              <w:rPr>
                <w:noProof/>
              </w:rPr>
              <w:t>15</w:t>
            </w:r>
            <w:r>
              <w:rPr>
                <w:noProof/>
              </w:rPr>
              <w:fldChar w:fldCharType="end"/>
            </w:r>
            <w:r w:rsidRPr="00B121CB">
              <w:rPr>
                <w:rStyle w:val="a5"/>
                <w:noProof/>
              </w:rPr>
              <w:fldChar w:fldCharType="end"/>
            </w:r>
          </w:ins>
        </w:p>
        <w:p w14:paraId="1BD00819" w14:textId="77777777" w:rsidR="0000558B" w:rsidRDefault="0000558B">
          <w:pPr>
            <w:pStyle w:val="TOC2"/>
            <w:tabs>
              <w:tab w:val="right" w:leader="dot" w:pos="9016"/>
            </w:tabs>
            <w:ind w:left="480"/>
            <w:rPr>
              <w:ins w:id="107" w:author="冠林 徐" w:date="2026-05-10T16:20:00Z" w16du:dateUtc="2026-05-10T08:20:00Z"/>
              <w:rFonts w:asciiTheme="minorHAnsi" w:eastAsiaTheme="minorEastAsia" w:hAnsiTheme="minorHAnsi" w:cstheme="minorBidi"/>
              <w:noProof/>
              <w:kern w:val="2"/>
              <w:sz w:val="22"/>
              <w14:ligatures w14:val="standardContextual"/>
            </w:rPr>
          </w:pPr>
          <w:ins w:id="108"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"_Toc229322486"</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7.5 AHP</w:t>
            </w:r>
            <w:r w:rsidRPr="00B121CB">
              <w:rPr>
                <w:rStyle w:val="a5"/>
                <w:noProof/>
              </w:rPr>
              <w:t>权重确定</w:t>
            </w:r>
            <w:r>
              <w:rPr>
                <w:noProof/>
              </w:rPr>
              <w:tab/>
            </w:r>
            <w:r>
              <w:rPr>
                <w:noProof/>
              </w:rPr>
              <w:fldChar w:fldCharType="begin"/>
            </w:r>
            <w:r>
              <w:rPr>
                <w:noProof/>
              </w:rPr>
              <w:instrText xml:space="preserve"> PAGEREF _Toc229322486 \h </w:instrText>
            </w:r>
          </w:ins>
          <w:r>
            <w:rPr>
              <w:noProof/>
            </w:rPr>
          </w:r>
          <w:ins w:id="109" w:author="冠林 徐" w:date="2026-05-10T16:20:00Z" w16du:dateUtc="2026-05-10T08:20:00Z">
            <w:r>
              <w:rPr>
                <w:noProof/>
              </w:rPr>
              <w:fldChar w:fldCharType="separate"/>
            </w:r>
            <w:r>
              <w:rPr>
                <w:noProof/>
              </w:rPr>
              <w:t>15</w:t>
            </w:r>
            <w:r>
              <w:rPr>
                <w:noProof/>
              </w:rPr>
              <w:fldChar w:fldCharType="end"/>
            </w:r>
            <w:r w:rsidRPr="00B121CB">
              <w:rPr>
                <w:rStyle w:val="a5"/>
                <w:noProof/>
              </w:rPr>
              <w:fldChar w:fldCharType="end"/>
            </w:r>
          </w:ins>
        </w:p>
        <w:p w14:paraId="16D3637A" w14:textId="77777777" w:rsidR="0000558B" w:rsidRDefault="0000558B">
          <w:pPr>
            <w:pStyle w:val="TOC2"/>
            <w:tabs>
              <w:tab w:val="right" w:leader="dot" w:pos="9016"/>
            </w:tabs>
            <w:ind w:left="480"/>
            <w:rPr>
              <w:ins w:id="110" w:author="冠林 徐" w:date="2026-05-10T16:20:00Z" w16du:dateUtc="2026-05-10T08:20:00Z"/>
              <w:rFonts w:asciiTheme="minorHAnsi" w:eastAsiaTheme="minorEastAsia" w:hAnsiTheme="minorHAnsi" w:cstheme="minorBidi"/>
              <w:noProof/>
              <w:kern w:val="2"/>
              <w:sz w:val="22"/>
              <w14:ligatures w14:val="standardContextual"/>
            </w:rPr>
          </w:pPr>
          <w:ins w:id="111"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"_Toc229322487"</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7.6 </w:t>
            </w:r>
            <w:r w:rsidRPr="00B121CB">
              <w:rPr>
                <w:rStyle w:val="a5"/>
                <w:noProof/>
              </w:rPr>
              <w:t>优先级划分</w:t>
            </w:r>
            <w:r>
              <w:rPr>
                <w:noProof/>
              </w:rPr>
              <w:tab/>
            </w:r>
            <w:r>
              <w:rPr>
                <w:noProof/>
              </w:rPr>
              <w:fldChar w:fldCharType="begin"/>
            </w:r>
            <w:r>
              <w:rPr>
                <w:noProof/>
              </w:rPr>
              <w:instrText xml:space="preserve"> PAGEREF _Toc229322487 \h </w:instrText>
            </w:r>
          </w:ins>
          <w:r>
            <w:rPr>
              <w:noProof/>
            </w:rPr>
          </w:r>
          <w:ins w:id="112" w:author="冠林 徐" w:date="2026-05-10T16:20:00Z" w16du:dateUtc="2026-05-10T08:20:00Z">
            <w:r>
              <w:rPr>
                <w:noProof/>
              </w:rPr>
              <w:fldChar w:fldCharType="separate"/>
            </w:r>
            <w:r>
              <w:rPr>
                <w:noProof/>
              </w:rPr>
              <w:t>16</w:t>
            </w:r>
            <w:r>
              <w:rPr>
                <w:noProof/>
              </w:rPr>
              <w:fldChar w:fldCharType="end"/>
            </w:r>
            <w:r w:rsidRPr="00B121CB">
              <w:rPr>
                <w:rStyle w:val="a5"/>
                <w:noProof/>
              </w:rPr>
              <w:fldChar w:fldCharType="end"/>
            </w:r>
          </w:ins>
        </w:p>
        <w:p w14:paraId="469C023B" w14:textId="77777777" w:rsidR="0000558B" w:rsidRDefault="0000558B">
          <w:pPr>
            <w:pStyle w:val="TOC2"/>
            <w:tabs>
              <w:tab w:val="right" w:leader="dot" w:pos="9016"/>
            </w:tabs>
            <w:ind w:left="480"/>
            <w:rPr>
              <w:ins w:id="113" w:author="冠林 徐" w:date="2026-05-10T16:20:00Z" w16du:dateUtc="2026-05-10T08:20:00Z"/>
              <w:rFonts w:asciiTheme="minorHAnsi" w:eastAsiaTheme="minorEastAsia" w:hAnsiTheme="minorHAnsi" w:cstheme="minorBidi"/>
              <w:noProof/>
              <w:kern w:val="2"/>
              <w:sz w:val="22"/>
              <w14:ligatures w14:val="standardContextual"/>
            </w:rPr>
          </w:pPr>
          <w:ins w:id="114"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"_Toc229322488"</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7.7 </w:t>
            </w:r>
            <w:r w:rsidRPr="00B121CB">
              <w:rPr>
                <w:rStyle w:val="a5"/>
                <w:noProof/>
              </w:rPr>
              <w:t>资源约束下的复核分配</w:t>
            </w:r>
            <w:r>
              <w:rPr>
                <w:noProof/>
              </w:rPr>
              <w:tab/>
            </w:r>
            <w:r>
              <w:rPr>
                <w:noProof/>
              </w:rPr>
              <w:fldChar w:fldCharType="begin"/>
            </w:r>
            <w:r>
              <w:rPr>
                <w:noProof/>
              </w:rPr>
              <w:instrText xml:space="preserve"> PAGEREF _Toc229322488 \h </w:instrText>
            </w:r>
          </w:ins>
          <w:r>
            <w:rPr>
              <w:noProof/>
            </w:rPr>
          </w:r>
          <w:ins w:id="115" w:author="冠林 徐" w:date="2026-05-10T16:20:00Z" w16du:dateUtc="2026-05-10T08:20:00Z">
            <w:r>
              <w:rPr>
                <w:noProof/>
              </w:rPr>
              <w:fldChar w:fldCharType="separate"/>
            </w:r>
            <w:r>
              <w:rPr>
                <w:noProof/>
              </w:rPr>
              <w:t>17</w:t>
            </w:r>
            <w:r>
              <w:rPr>
                <w:noProof/>
              </w:rPr>
              <w:fldChar w:fldCharType="end"/>
            </w:r>
            <w:r w:rsidRPr="00B121CB">
              <w:rPr>
                <w:rStyle w:val="a5"/>
                <w:noProof/>
              </w:rPr>
              <w:fldChar w:fldCharType="end"/>
            </w:r>
          </w:ins>
        </w:p>
        <w:p w14:paraId="6A0E7323" w14:textId="77777777" w:rsidR="0000558B" w:rsidRDefault="0000558B">
          <w:pPr>
            <w:pStyle w:val="TOC1"/>
            <w:tabs>
              <w:tab w:val="right" w:leader="dot" w:pos="9016"/>
            </w:tabs>
            <w:rPr>
              <w:ins w:id="116" w:author="冠林 徐" w:date="2026-05-10T16:20:00Z" w16du:dateUtc="2026-05-10T08:20:00Z"/>
              <w:rFonts w:asciiTheme="minorHAnsi" w:eastAsiaTheme="minorEastAsia" w:hAnsiTheme="minorHAnsi" w:cstheme="minorBidi"/>
              <w:noProof/>
              <w:kern w:val="2"/>
              <w:sz w:val="22"/>
              <w14:ligatures w14:val="standardContextual"/>
            </w:rPr>
          </w:pPr>
          <w:ins w:id="117"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"_Toc229322489"</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8 </w:t>
            </w:r>
            <w:r w:rsidRPr="00B121CB">
              <w:rPr>
                <w:rStyle w:val="a5"/>
                <w:noProof/>
              </w:rPr>
              <w:t>模型检验与敏感性分析</w:t>
            </w:r>
            <w:r>
              <w:rPr>
                <w:noProof/>
              </w:rPr>
              <w:tab/>
            </w:r>
            <w:r>
              <w:rPr>
                <w:noProof/>
              </w:rPr>
              <w:fldChar w:fldCharType="begin"/>
            </w:r>
            <w:r>
              <w:rPr>
                <w:noProof/>
              </w:rPr>
              <w:instrText xml:space="preserve"> PAGEREF _Toc229322489 \h </w:instrText>
            </w:r>
          </w:ins>
          <w:r>
            <w:rPr>
              <w:noProof/>
            </w:rPr>
          </w:r>
          <w:ins w:id="118" w:author="冠林 徐" w:date="2026-05-10T16:20:00Z" w16du:dateUtc="2026-05-10T08:20:00Z">
            <w:r>
              <w:rPr>
                <w:noProof/>
              </w:rPr>
              <w:fldChar w:fldCharType="separate"/>
            </w:r>
            <w:r>
              <w:rPr>
                <w:noProof/>
              </w:rPr>
              <w:t>17</w:t>
            </w:r>
            <w:r>
              <w:rPr>
                <w:noProof/>
              </w:rPr>
              <w:fldChar w:fldCharType="end"/>
            </w:r>
            <w:r w:rsidRPr="00B121CB">
              <w:rPr>
                <w:rStyle w:val="a5"/>
                <w:noProof/>
              </w:rPr>
              <w:fldChar w:fldCharType="end"/>
            </w:r>
          </w:ins>
        </w:p>
        <w:p w14:paraId="47640086" w14:textId="77777777" w:rsidR="0000558B" w:rsidRDefault="0000558B">
          <w:pPr>
            <w:pStyle w:val="TOC2"/>
            <w:tabs>
              <w:tab w:val="right" w:leader="dot" w:pos="9016"/>
            </w:tabs>
            <w:ind w:left="480"/>
            <w:rPr>
              <w:ins w:id="119" w:author="冠林 徐" w:date="2026-05-10T16:20:00Z" w16du:dateUtc="2026-05-10T08:20:00Z"/>
              <w:rFonts w:asciiTheme="minorHAnsi" w:eastAsiaTheme="minorEastAsia" w:hAnsiTheme="minorHAnsi" w:cstheme="minorBidi"/>
              <w:noProof/>
              <w:kern w:val="2"/>
              <w:sz w:val="22"/>
              <w14:ligatures w14:val="standardContextual"/>
            </w:rPr>
          </w:pPr>
          <w:ins w:id="120"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"_Toc229322490"</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8.1 k</w:t>
            </w:r>
            <w:r w:rsidRPr="00B121CB">
              <w:rPr>
                <w:rStyle w:val="a5"/>
                <w:noProof/>
              </w:rPr>
              <w:t>值敏感性分析</w:t>
            </w:r>
            <w:r>
              <w:rPr>
                <w:noProof/>
              </w:rPr>
              <w:tab/>
            </w:r>
            <w:r>
              <w:rPr>
                <w:noProof/>
              </w:rPr>
              <w:fldChar w:fldCharType="begin"/>
            </w:r>
            <w:r>
              <w:rPr>
                <w:noProof/>
              </w:rPr>
              <w:instrText xml:space="preserve"> PAGEREF _Toc229322490 \h </w:instrText>
            </w:r>
          </w:ins>
          <w:r>
            <w:rPr>
              <w:noProof/>
            </w:rPr>
          </w:r>
          <w:ins w:id="121" w:author="冠林 徐" w:date="2026-05-10T16:20:00Z" w16du:dateUtc="2026-05-10T08:20:00Z">
            <w:r>
              <w:rPr>
                <w:noProof/>
              </w:rPr>
              <w:fldChar w:fldCharType="separate"/>
            </w:r>
            <w:r>
              <w:rPr>
                <w:noProof/>
              </w:rPr>
              <w:t>17</w:t>
            </w:r>
            <w:r>
              <w:rPr>
                <w:noProof/>
              </w:rPr>
              <w:fldChar w:fldCharType="end"/>
            </w:r>
            <w:r w:rsidRPr="00B121CB">
              <w:rPr>
                <w:rStyle w:val="a5"/>
                <w:noProof/>
              </w:rPr>
              <w:fldChar w:fldCharType="end"/>
            </w:r>
          </w:ins>
        </w:p>
        <w:p w14:paraId="6274E35A" w14:textId="77777777" w:rsidR="0000558B" w:rsidRDefault="0000558B">
          <w:pPr>
            <w:pStyle w:val="TOC2"/>
            <w:tabs>
              <w:tab w:val="right" w:leader="dot" w:pos="9016"/>
            </w:tabs>
            <w:ind w:left="480"/>
            <w:rPr>
              <w:ins w:id="122" w:author="冠林 徐" w:date="2026-05-10T16:20:00Z" w16du:dateUtc="2026-05-10T08:20:00Z"/>
              <w:rFonts w:asciiTheme="minorHAnsi" w:eastAsiaTheme="minorEastAsia" w:hAnsiTheme="minorHAnsi" w:cstheme="minorBidi"/>
              <w:noProof/>
              <w:kern w:val="2"/>
              <w:sz w:val="22"/>
              <w14:ligatures w14:val="standardContextual"/>
            </w:rPr>
          </w:pPr>
          <w:ins w:id="123"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"_Toc229322491"</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8.2 OCR</w:t>
            </w:r>
            <w:r w:rsidRPr="00B121CB">
              <w:rPr>
                <w:rStyle w:val="a5"/>
                <w:noProof/>
              </w:rPr>
              <w:t>增强有效性检验</w:t>
            </w:r>
            <w:r>
              <w:rPr>
                <w:noProof/>
              </w:rPr>
              <w:tab/>
            </w:r>
            <w:r>
              <w:rPr>
                <w:noProof/>
              </w:rPr>
              <w:fldChar w:fldCharType="begin"/>
            </w:r>
            <w:r>
              <w:rPr>
                <w:noProof/>
              </w:rPr>
              <w:instrText xml:space="preserve"> PAGEREF _Toc229322491 \h </w:instrText>
            </w:r>
          </w:ins>
          <w:r>
            <w:rPr>
              <w:noProof/>
            </w:rPr>
          </w:r>
          <w:ins w:id="124" w:author="冠林 徐" w:date="2026-05-10T16:20:00Z" w16du:dateUtc="2026-05-10T08:20:00Z">
            <w:r>
              <w:rPr>
                <w:noProof/>
              </w:rPr>
              <w:fldChar w:fldCharType="separate"/>
            </w:r>
            <w:r>
              <w:rPr>
                <w:noProof/>
              </w:rPr>
              <w:t>18</w:t>
            </w:r>
            <w:r>
              <w:rPr>
                <w:noProof/>
              </w:rPr>
              <w:fldChar w:fldCharType="end"/>
            </w:r>
            <w:r w:rsidRPr="00B121CB">
              <w:rPr>
                <w:rStyle w:val="a5"/>
                <w:noProof/>
              </w:rPr>
              <w:fldChar w:fldCharType="end"/>
            </w:r>
          </w:ins>
        </w:p>
        <w:p w14:paraId="3942E942" w14:textId="77777777" w:rsidR="0000558B" w:rsidRDefault="0000558B">
          <w:pPr>
            <w:pStyle w:val="TOC2"/>
            <w:tabs>
              <w:tab w:val="right" w:leader="dot" w:pos="9016"/>
            </w:tabs>
            <w:ind w:left="480"/>
            <w:rPr>
              <w:ins w:id="125" w:author="冠林 徐" w:date="2026-05-10T16:20:00Z" w16du:dateUtc="2026-05-10T08:20:00Z"/>
              <w:rFonts w:asciiTheme="minorHAnsi" w:eastAsiaTheme="minorEastAsia" w:hAnsiTheme="minorHAnsi" w:cstheme="minorBidi"/>
              <w:noProof/>
              <w:kern w:val="2"/>
              <w:sz w:val="22"/>
              <w14:ligatures w14:val="standardContextual"/>
            </w:rPr>
          </w:pPr>
          <w:ins w:id="126"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"_Toc229322492"</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8.3 </w:t>
            </w:r>
            <w:r w:rsidRPr="00B121CB">
              <w:rPr>
                <w:rStyle w:val="a5"/>
                <w:noProof/>
              </w:rPr>
              <w:t>分类阈值与边界策略分析</w:t>
            </w:r>
            <w:r>
              <w:rPr>
                <w:noProof/>
              </w:rPr>
              <w:tab/>
            </w:r>
            <w:r>
              <w:rPr>
                <w:noProof/>
              </w:rPr>
              <w:fldChar w:fldCharType="begin"/>
            </w:r>
            <w:r>
              <w:rPr>
                <w:noProof/>
              </w:rPr>
              <w:instrText xml:space="preserve"> PAGEREF _Toc229322492 \h </w:instrText>
            </w:r>
          </w:ins>
          <w:r>
            <w:rPr>
              <w:noProof/>
            </w:rPr>
          </w:r>
          <w:ins w:id="127" w:author="冠林 徐" w:date="2026-05-10T16:20:00Z" w16du:dateUtc="2026-05-10T08:20:00Z">
            <w:r>
              <w:rPr>
                <w:noProof/>
              </w:rPr>
              <w:fldChar w:fldCharType="separate"/>
            </w:r>
            <w:r>
              <w:rPr>
                <w:noProof/>
              </w:rPr>
              <w:t>18</w:t>
            </w:r>
            <w:r>
              <w:rPr>
                <w:noProof/>
              </w:rPr>
              <w:fldChar w:fldCharType="end"/>
            </w:r>
            <w:r w:rsidRPr="00B121CB">
              <w:rPr>
                <w:rStyle w:val="a5"/>
                <w:noProof/>
              </w:rPr>
              <w:fldChar w:fldCharType="end"/>
            </w:r>
          </w:ins>
        </w:p>
        <w:p w14:paraId="56FB6297" w14:textId="77777777" w:rsidR="0000558B" w:rsidRDefault="0000558B">
          <w:pPr>
            <w:pStyle w:val="TOC2"/>
            <w:tabs>
              <w:tab w:val="right" w:leader="dot" w:pos="9016"/>
            </w:tabs>
            <w:ind w:left="480"/>
            <w:rPr>
              <w:ins w:id="128" w:author="冠林 徐" w:date="2026-05-10T16:20:00Z" w16du:dateUtc="2026-05-10T08:20:00Z"/>
              <w:rFonts w:asciiTheme="minorHAnsi" w:eastAsiaTheme="minorEastAsia" w:hAnsiTheme="minorHAnsi" w:cstheme="minorBidi"/>
              <w:noProof/>
              <w:kern w:val="2"/>
              <w:sz w:val="22"/>
              <w14:ligatures w14:val="standardContextual"/>
            </w:rPr>
          </w:pPr>
          <w:ins w:id="129"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"_Toc229322493"</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8.4 </w:t>
            </w:r>
            <w:r w:rsidRPr="00B121CB">
              <w:rPr>
                <w:rStyle w:val="a5"/>
                <w:noProof/>
              </w:rPr>
              <w:t>人工抽样核查与闭环反馈</w:t>
            </w:r>
            <w:r>
              <w:rPr>
                <w:noProof/>
              </w:rPr>
              <w:tab/>
            </w:r>
            <w:r>
              <w:rPr>
                <w:noProof/>
              </w:rPr>
              <w:fldChar w:fldCharType="begin"/>
            </w:r>
            <w:r>
              <w:rPr>
                <w:noProof/>
              </w:rPr>
              <w:instrText xml:space="preserve"> PAGEREF _Toc229322493 \h </w:instrText>
            </w:r>
          </w:ins>
          <w:r>
            <w:rPr>
              <w:noProof/>
            </w:rPr>
          </w:r>
          <w:ins w:id="130" w:author="冠林 徐" w:date="2026-05-10T16:20:00Z" w16du:dateUtc="2026-05-10T08:20:00Z">
            <w:r>
              <w:rPr>
                <w:noProof/>
              </w:rPr>
              <w:fldChar w:fldCharType="separate"/>
            </w:r>
            <w:r>
              <w:rPr>
                <w:noProof/>
              </w:rPr>
              <w:t>18</w:t>
            </w:r>
            <w:r>
              <w:rPr>
                <w:noProof/>
              </w:rPr>
              <w:fldChar w:fldCharType="end"/>
            </w:r>
            <w:r w:rsidRPr="00B121CB">
              <w:rPr>
                <w:rStyle w:val="a5"/>
                <w:noProof/>
              </w:rPr>
              <w:fldChar w:fldCharType="end"/>
            </w:r>
          </w:ins>
        </w:p>
        <w:p w14:paraId="05021DFD" w14:textId="77777777" w:rsidR="0000558B" w:rsidRDefault="0000558B">
          <w:pPr>
            <w:pStyle w:val="TOC1"/>
            <w:tabs>
              <w:tab w:val="right" w:leader="dot" w:pos="9016"/>
            </w:tabs>
            <w:rPr>
              <w:ins w:id="131" w:author="冠林 徐" w:date="2026-05-10T16:20:00Z" w16du:dateUtc="2026-05-10T08:20:00Z"/>
              <w:rFonts w:asciiTheme="minorHAnsi" w:eastAsiaTheme="minorEastAsia" w:hAnsiTheme="minorHAnsi" w:cstheme="minorBidi"/>
              <w:noProof/>
              <w:kern w:val="2"/>
              <w:sz w:val="22"/>
              <w14:ligatures w14:val="standardContextual"/>
            </w:rPr>
          </w:pPr>
          <w:ins w:id="132" w:author="冠林 徐" w:date="2026-05-10T16:20:00Z" w16du:dateUtc="2026-05-10T08:20:00Z">
            <w:r w:rsidRPr="00B121CB">
              <w:rPr>
                <w:rStyle w:val="a5"/>
                <w:noProof/>
              </w:rPr>
              <w:lastRenderedPageBreak/>
              <w:fldChar w:fldCharType="begin"/>
            </w:r>
            <w:r w:rsidRPr="00B121CB">
              <w:rPr>
                <w:rStyle w:val="a5"/>
                <w:noProof/>
              </w:rPr>
              <w:instrText xml:space="preserve"> </w:instrText>
            </w:r>
            <w:r>
              <w:rPr>
                <w:noProof/>
              </w:rPr>
              <w:instrText>HYPERLINK \l "_Toc229322494"</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9 </w:t>
            </w:r>
            <w:r w:rsidRPr="00B121CB">
              <w:rPr>
                <w:rStyle w:val="a5"/>
                <w:noProof/>
              </w:rPr>
              <w:t>模型评价与推广</w:t>
            </w:r>
            <w:r>
              <w:rPr>
                <w:noProof/>
              </w:rPr>
              <w:tab/>
            </w:r>
            <w:r>
              <w:rPr>
                <w:noProof/>
              </w:rPr>
              <w:fldChar w:fldCharType="begin"/>
            </w:r>
            <w:r>
              <w:rPr>
                <w:noProof/>
              </w:rPr>
              <w:instrText xml:space="preserve"> PAGEREF _Toc229322494 \h </w:instrText>
            </w:r>
          </w:ins>
          <w:r>
            <w:rPr>
              <w:noProof/>
            </w:rPr>
          </w:r>
          <w:ins w:id="133" w:author="冠林 徐" w:date="2026-05-10T16:20:00Z" w16du:dateUtc="2026-05-10T08:20:00Z">
            <w:r>
              <w:rPr>
                <w:noProof/>
              </w:rPr>
              <w:fldChar w:fldCharType="separate"/>
            </w:r>
            <w:r>
              <w:rPr>
                <w:noProof/>
              </w:rPr>
              <w:t>19</w:t>
            </w:r>
            <w:r>
              <w:rPr>
                <w:noProof/>
              </w:rPr>
              <w:fldChar w:fldCharType="end"/>
            </w:r>
            <w:r w:rsidRPr="00B121CB">
              <w:rPr>
                <w:rStyle w:val="a5"/>
                <w:noProof/>
              </w:rPr>
              <w:fldChar w:fldCharType="end"/>
            </w:r>
          </w:ins>
        </w:p>
        <w:p w14:paraId="3D45324D" w14:textId="77777777" w:rsidR="0000558B" w:rsidRDefault="0000558B">
          <w:pPr>
            <w:pStyle w:val="TOC2"/>
            <w:tabs>
              <w:tab w:val="right" w:leader="dot" w:pos="9016"/>
            </w:tabs>
            <w:ind w:left="480"/>
            <w:rPr>
              <w:ins w:id="134" w:author="冠林 徐" w:date="2026-05-10T16:20:00Z" w16du:dateUtc="2026-05-10T08:20:00Z"/>
              <w:rFonts w:asciiTheme="minorHAnsi" w:eastAsiaTheme="minorEastAsia" w:hAnsiTheme="minorHAnsi" w:cstheme="minorBidi"/>
              <w:noProof/>
              <w:kern w:val="2"/>
              <w:sz w:val="22"/>
              <w14:ligatures w14:val="standardContextual"/>
            </w:rPr>
          </w:pPr>
          <w:ins w:id="135"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"_Toc229322495"</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9.1 </w:t>
            </w:r>
            <w:r w:rsidRPr="00B121CB">
              <w:rPr>
                <w:rStyle w:val="a5"/>
                <w:noProof/>
              </w:rPr>
              <w:t>模型优点</w:t>
            </w:r>
            <w:r>
              <w:rPr>
                <w:noProof/>
              </w:rPr>
              <w:tab/>
            </w:r>
            <w:r>
              <w:rPr>
                <w:noProof/>
              </w:rPr>
              <w:fldChar w:fldCharType="begin"/>
            </w:r>
            <w:r>
              <w:rPr>
                <w:noProof/>
              </w:rPr>
              <w:instrText xml:space="preserve"> PAGEREF _Toc229322495 \h </w:instrText>
            </w:r>
          </w:ins>
          <w:r>
            <w:rPr>
              <w:noProof/>
            </w:rPr>
          </w:r>
          <w:ins w:id="136" w:author="冠林 徐" w:date="2026-05-10T16:20:00Z" w16du:dateUtc="2026-05-10T08:20:00Z">
            <w:r>
              <w:rPr>
                <w:noProof/>
              </w:rPr>
              <w:fldChar w:fldCharType="separate"/>
            </w:r>
            <w:r>
              <w:rPr>
                <w:noProof/>
              </w:rPr>
              <w:t>19</w:t>
            </w:r>
            <w:r>
              <w:rPr>
                <w:noProof/>
              </w:rPr>
              <w:fldChar w:fldCharType="end"/>
            </w:r>
            <w:r w:rsidRPr="00B121CB">
              <w:rPr>
                <w:rStyle w:val="a5"/>
                <w:noProof/>
              </w:rPr>
              <w:fldChar w:fldCharType="end"/>
            </w:r>
          </w:ins>
        </w:p>
        <w:p w14:paraId="22A78113" w14:textId="77777777" w:rsidR="0000558B" w:rsidRDefault="0000558B">
          <w:pPr>
            <w:pStyle w:val="TOC2"/>
            <w:tabs>
              <w:tab w:val="right" w:leader="dot" w:pos="9016"/>
            </w:tabs>
            <w:ind w:left="480"/>
            <w:rPr>
              <w:ins w:id="137" w:author="冠林 徐" w:date="2026-05-10T16:20:00Z" w16du:dateUtc="2026-05-10T08:20:00Z"/>
              <w:rFonts w:asciiTheme="minorHAnsi" w:eastAsiaTheme="minorEastAsia" w:hAnsiTheme="minorHAnsi" w:cstheme="minorBidi"/>
              <w:noProof/>
              <w:kern w:val="2"/>
              <w:sz w:val="22"/>
              <w14:ligatures w14:val="standardContextual"/>
            </w:rPr>
          </w:pPr>
          <w:ins w:id="138"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"_Toc229322496"</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9.2 </w:t>
            </w:r>
            <w:r w:rsidRPr="00B121CB">
              <w:rPr>
                <w:rStyle w:val="a5"/>
                <w:noProof/>
              </w:rPr>
              <w:t>模型不足</w:t>
            </w:r>
            <w:r>
              <w:rPr>
                <w:noProof/>
              </w:rPr>
              <w:tab/>
            </w:r>
            <w:r>
              <w:rPr>
                <w:noProof/>
              </w:rPr>
              <w:fldChar w:fldCharType="begin"/>
            </w:r>
            <w:r>
              <w:rPr>
                <w:noProof/>
              </w:rPr>
              <w:instrText xml:space="preserve"> PAGEREF _Toc229322496 \h </w:instrText>
            </w:r>
          </w:ins>
          <w:r>
            <w:rPr>
              <w:noProof/>
            </w:rPr>
          </w:r>
          <w:ins w:id="139" w:author="冠林 徐" w:date="2026-05-10T16:20:00Z" w16du:dateUtc="2026-05-10T08:20:00Z">
            <w:r>
              <w:rPr>
                <w:noProof/>
              </w:rPr>
              <w:fldChar w:fldCharType="separate"/>
            </w:r>
            <w:r>
              <w:rPr>
                <w:noProof/>
              </w:rPr>
              <w:t>21</w:t>
            </w:r>
            <w:r>
              <w:rPr>
                <w:noProof/>
              </w:rPr>
              <w:fldChar w:fldCharType="end"/>
            </w:r>
            <w:r w:rsidRPr="00B121CB">
              <w:rPr>
                <w:rStyle w:val="a5"/>
                <w:noProof/>
              </w:rPr>
              <w:fldChar w:fldCharType="end"/>
            </w:r>
          </w:ins>
        </w:p>
        <w:p w14:paraId="0F0F8C39" w14:textId="77777777" w:rsidR="0000558B" w:rsidRDefault="0000558B">
          <w:pPr>
            <w:pStyle w:val="TOC2"/>
            <w:tabs>
              <w:tab w:val="right" w:leader="dot" w:pos="9016"/>
            </w:tabs>
            <w:ind w:left="480"/>
            <w:rPr>
              <w:ins w:id="140" w:author="冠林 徐" w:date="2026-05-10T16:20:00Z" w16du:dateUtc="2026-05-10T08:20:00Z"/>
              <w:rFonts w:asciiTheme="minorHAnsi" w:eastAsiaTheme="minorEastAsia" w:hAnsiTheme="minorHAnsi" w:cstheme="minorBidi"/>
              <w:noProof/>
              <w:kern w:val="2"/>
              <w:sz w:val="22"/>
              <w14:ligatures w14:val="standardContextual"/>
            </w:rPr>
          </w:pPr>
          <w:ins w:id="141"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"_Toc229322497"</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 xml:space="preserve">9.3 </w:t>
            </w:r>
            <w:r w:rsidRPr="00B121CB">
              <w:rPr>
                <w:rStyle w:val="a5"/>
                <w:noProof/>
              </w:rPr>
              <w:t>推广方向</w:t>
            </w:r>
            <w:r>
              <w:rPr>
                <w:noProof/>
              </w:rPr>
              <w:tab/>
            </w:r>
            <w:r>
              <w:rPr>
                <w:noProof/>
              </w:rPr>
              <w:fldChar w:fldCharType="begin"/>
            </w:r>
            <w:r>
              <w:rPr>
                <w:noProof/>
              </w:rPr>
              <w:instrText xml:space="preserve"> PAGEREF _Toc229322497 \h </w:instrText>
            </w:r>
          </w:ins>
          <w:r>
            <w:rPr>
              <w:noProof/>
            </w:rPr>
          </w:r>
          <w:ins w:id="142" w:author="冠林 徐" w:date="2026-05-10T16:20:00Z" w16du:dateUtc="2026-05-10T08:20:00Z">
            <w:r>
              <w:rPr>
                <w:noProof/>
              </w:rPr>
              <w:fldChar w:fldCharType="separate"/>
            </w:r>
            <w:r>
              <w:rPr>
                <w:noProof/>
              </w:rPr>
              <w:t>21</w:t>
            </w:r>
            <w:r>
              <w:rPr>
                <w:noProof/>
              </w:rPr>
              <w:fldChar w:fldCharType="end"/>
            </w:r>
            <w:r w:rsidRPr="00B121CB">
              <w:rPr>
                <w:rStyle w:val="a5"/>
                <w:noProof/>
              </w:rPr>
              <w:fldChar w:fldCharType="end"/>
            </w:r>
          </w:ins>
        </w:p>
        <w:p w14:paraId="628323C6" w14:textId="77777777" w:rsidR="0000558B" w:rsidRDefault="0000558B">
          <w:pPr>
            <w:pStyle w:val="TOC1"/>
            <w:tabs>
              <w:tab w:val="right" w:leader="dot" w:pos="9016"/>
            </w:tabs>
            <w:rPr>
              <w:ins w:id="143" w:author="冠林 徐" w:date="2026-05-10T16:20:00Z" w16du:dateUtc="2026-05-10T08:20:00Z"/>
              <w:rFonts w:asciiTheme="minorHAnsi" w:eastAsiaTheme="minorEastAsia" w:hAnsiTheme="minorHAnsi" w:cstheme="minorBidi"/>
              <w:noProof/>
              <w:kern w:val="2"/>
              <w:sz w:val="22"/>
              <w14:ligatures w14:val="standardContextual"/>
            </w:rPr>
          </w:pPr>
          <w:ins w:id="144"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"_Toc229322498"</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参考文献</w:t>
            </w:r>
            <w:r>
              <w:rPr>
                <w:noProof/>
              </w:rPr>
              <w:tab/>
            </w:r>
            <w:r>
              <w:rPr>
                <w:noProof/>
              </w:rPr>
              <w:fldChar w:fldCharType="begin"/>
            </w:r>
            <w:r>
              <w:rPr>
                <w:noProof/>
              </w:rPr>
              <w:instrText xml:space="preserve"> PAGEREF _Toc229322498 \h </w:instrText>
            </w:r>
          </w:ins>
          <w:r>
            <w:rPr>
              <w:noProof/>
            </w:rPr>
          </w:r>
          <w:ins w:id="145" w:author="冠林 徐" w:date="2026-05-10T16:20:00Z" w16du:dateUtc="2026-05-10T08:20:00Z">
            <w:r>
              <w:rPr>
                <w:noProof/>
              </w:rPr>
              <w:fldChar w:fldCharType="separate"/>
            </w:r>
            <w:r>
              <w:rPr>
                <w:noProof/>
              </w:rPr>
              <w:t>21</w:t>
            </w:r>
            <w:r>
              <w:rPr>
                <w:noProof/>
              </w:rPr>
              <w:fldChar w:fldCharType="end"/>
            </w:r>
            <w:r w:rsidRPr="00B121CB">
              <w:rPr>
                <w:rStyle w:val="a5"/>
                <w:noProof/>
              </w:rPr>
              <w:fldChar w:fldCharType="end"/>
            </w:r>
          </w:ins>
        </w:p>
        <w:p w14:paraId="5C003E31" w14:textId="77777777" w:rsidR="0000558B" w:rsidRDefault="0000558B">
          <w:pPr>
            <w:pStyle w:val="TOC1"/>
            <w:tabs>
              <w:tab w:val="right" w:leader="dot" w:pos="9016"/>
            </w:tabs>
            <w:rPr>
              <w:ins w:id="146" w:author="冠林 徐" w:date="2026-05-10T16:20:00Z" w16du:dateUtc="2026-05-10T08:20:00Z"/>
              <w:rFonts w:asciiTheme="minorHAnsi" w:eastAsiaTheme="minorEastAsia" w:hAnsiTheme="minorHAnsi" w:cstheme="minorBidi"/>
              <w:noProof/>
              <w:kern w:val="2"/>
              <w:sz w:val="22"/>
              <w14:ligatures w14:val="standardContextual"/>
            </w:rPr>
          </w:pPr>
          <w:ins w:id="147"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"_Toc229322499"</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附录</w:t>
            </w:r>
            <w:r>
              <w:rPr>
                <w:noProof/>
              </w:rPr>
              <w:tab/>
            </w:r>
            <w:r>
              <w:rPr>
                <w:noProof/>
              </w:rPr>
              <w:fldChar w:fldCharType="begin"/>
            </w:r>
            <w:r>
              <w:rPr>
                <w:noProof/>
              </w:rPr>
              <w:instrText xml:space="preserve"> PAGEREF _Toc229322499 \h </w:instrText>
            </w:r>
          </w:ins>
          <w:r>
            <w:rPr>
              <w:noProof/>
            </w:rPr>
          </w:r>
          <w:ins w:id="148" w:author="冠林 徐" w:date="2026-05-10T16:20:00Z" w16du:dateUtc="2026-05-10T08:20:00Z">
            <w:r>
              <w:rPr>
                <w:noProof/>
              </w:rPr>
              <w:fldChar w:fldCharType="separate"/>
            </w:r>
            <w:r>
              <w:rPr>
                <w:noProof/>
              </w:rPr>
              <w:t>22</w:t>
            </w:r>
            <w:r>
              <w:rPr>
                <w:noProof/>
              </w:rPr>
              <w:fldChar w:fldCharType="end"/>
            </w:r>
            <w:r w:rsidRPr="00B121CB">
              <w:rPr>
                <w:rStyle w:val="a5"/>
                <w:noProof/>
              </w:rPr>
              <w:fldChar w:fldCharType="end"/>
            </w:r>
          </w:ins>
        </w:p>
        <w:p w14:paraId="105EC0C9" w14:textId="77777777" w:rsidR="0000558B" w:rsidRDefault="0000558B">
          <w:pPr>
            <w:pStyle w:val="TOC2"/>
            <w:tabs>
              <w:tab w:val="right" w:leader="dot" w:pos="9016"/>
            </w:tabs>
            <w:ind w:left="480"/>
            <w:rPr>
              <w:ins w:id="149" w:author="冠林 徐" w:date="2026-05-10T16:20:00Z" w16du:dateUtc="2026-05-10T08:20:00Z"/>
              <w:rFonts w:asciiTheme="minorHAnsi" w:eastAsiaTheme="minorEastAsia" w:hAnsiTheme="minorHAnsi" w:cstheme="minorBidi"/>
              <w:noProof/>
              <w:kern w:val="2"/>
              <w:sz w:val="22"/>
              <w14:ligatures w14:val="standardContextual"/>
            </w:rPr>
          </w:pPr>
          <w:ins w:id="150"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"_Toc229322500"</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附录</w:t>
            </w:r>
            <w:r w:rsidRPr="00B121CB">
              <w:rPr>
                <w:rStyle w:val="a5"/>
                <w:noProof/>
              </w:rPr>
              <w:t>A</w:t>
            </w:r>
            <w:r w:rsidRPr="00B121CB">
              <w:rPr>
                <w:rStyle w:val="a5"/>
                <w:noProof/>
              </w:rPr>
              <w:t>：运行环境与依赖</w:t>
            </w:r>
            <w:r>
              <w:rPr>
                <w:noProof/>
              </w:rPr>
              <w:tab/>
            </w:r>
            <w:r>
              <w:rPr>
                <w:noProof/>
              </w:rPr>
              <w:fldChar w:fldCharType="begin"/>
            </w:r>
            <w:r>
              <w:rPr>
                <w:noProof/>
              </w:rPr>
              <w:instrText xml:space="preserve"> PAGEREF _Toc229322500 \h </w:instrText>
            </w:r>
          </w:ins>
          <w:r>
            <w:rPr>
              <w:noProof/>
            </w:rPr>
          </w:r>
          <w:ins w:id="151" w:author="冠林 徐" w:date="2026-05-10T16:20:00Z" w16du:dateUtc="2026-05-10T08:20:00Z">
            <w:r>
              <w:rPr>
                <w:noProof/>
              </w:rPr>
              <w:fldChar w:fldCharType="separate"/>
            </w:r>
            <w:r>
              <w:rPr>
                <w:noProof/>
              </w:rPr>
              <w:t>22</w:t>
            </w:r>
            <w:r>
              <w:rPr>
                <w:noProof/>
              </w:rPr>
              <w:fldChar w:fldCharType="end"/>
            </w:r>
            <w:r w:rsidRPr="00B121CB">
              <w:rPr>
                <w:rStyle w:val="a5"/>
                <w:noProof/>
              </w:rPr>
              <w:fldChar w:fldCharType="end"/>
            </w:r>
          </w:ins>
        </w:p>
        <w:p w14:paraId="1E169079" w14:textId="77777777" w:rsidR="0000558B" w:rsidRDefault="0000558B">
          <w:pPr>
            <w:pStyle w:val="TOC2"/>
            <w:tabs>
              <w:tab w:val="right" w:leader="dot" w:pos="9016"/>
            </w:tabs>
            <w:ind w:left="480"/>
            <w:rPr>
              <w:ins w:id="152" w:author="冠林 徐" w:date="2026-05-10T16:20:00Z" w16du:dateUtc="2026-05-10T08:20:00Z"/>
              <w:rFonts w:asciiTheme="minorHAnsi" w:eastAsiaTheme="minorEastAsia" w:hAnsiTheme="minorHAnsi" w:cstheme="minorBidi"/>
              <w:noProof/>
              <w:kern w:val="2"/>
              <w:sz w:val="22"/>
              <w14:ligatures w14:val="standardContextual"/>
            </w:rPr>
          </w:pPr>
          <w:ins w:id="153"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"_Toc229322501"</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附录</w:t>
            </w:r>
            <w:r w:rsidRPr="00B121CB">
              <w:rPr>
                <w:rStyle w:val="a5"/>
                <w:noProof/>
              </w:rPr>
              <w:t>B</w:t>
            </w:r>
            <w:r w:rsidRPr="00B121CB">
              <w:rPr>
                <w:rStyle w:val="a5"/>
                <w:noProof/>
              </w:rPr>
              <w:t>：核心程序说明</w:t>
            </w:r>
            <w:r>
              <w:rPr>
                <w:noProof/>
              </w:rPr>
              <w:tab/>
            </w:r>
            <w:r>
              <w:rPr>
                <w:noProof/>
              </w:rPr>
              <w:fldChar w:fldCharType="begin"/>
            </w:r>
            <w:r>
              <w:rPr>
                <w:noProof/>
              </w:rPr>
              <w:instrText xml:space="preserve"> PAGEREF _Toc229322501 \h </w:instrText>
            </w:r>
          </w:ins>
          <w:r>
            <w:rPr>
              <w:noProof/>
            </w:rPr>
          </w:r>
          <w:ins w:id="154" w:author="冠林 徐" w:date="2026-05-10T16:20:00Z" w16du:dateUtc="2026-05-10T08:20:00Z">
            <w:r>
              <w:rPr>
                <w:noProof/>
              </w:rPr>
              <w:fldChar w:fldCharType="separate"/>
            </w:r>
            <w:r>
              <w:rPr>
                <w:noProof/>
              </w:rPr>
              <w:t>22</w:t>
            </w:r>
            <w:r>
              <w:rPr>
                <w:noProof/>
              </w:rPr>
              <w:fldChar w:fldCharType="end"/>
            </w:r>
            <w:r w:rsidRPr="00B121CB">
              <w:rPr>
                <w:rStyle w:val="a5"/>
                <w:noProof/>
              </w:rPr>
              <w:fldChar w:fldCharType="end"/>
            </w:r>
          </w:ins>
        </w:p>
        <w:p w14:paraId="62B1474C" w14:textId="77777777" w:rsidR="0000558B" w:rsidRDefault="0000558B">
          <w:pPr>
            <w:pStyle w:val="TOC2"/>
            <w:tabs>
              <w:tab w:val="right" w:leader="dot" w:pos="9016"/>
            </w:tabs>
            <w:ind w:left="480"/>
            <w:rPr>
              <w:ins w:id="155" w:author="冠林 徐" w:date="2026-05-10T16:20:00Z" w16du:dateUtc="2026-05-10T08:20:00Z"/>
              <w:rFonts w:asciiTheme="minorHAnsi" w:eastAsiaTheme="minorEastAsia" w:hAnsiTheme="minorHAnsi" w:cstheme="minorBidi"/>
              <w:noProof/>
              <w:kern w:val="2"/>
              <w:sz w:val="22"/>
              <w14:ligatures w14:val="standardContextual"/>
            </w:rPr>
          </w:pPr>
          <w:ins w:id="156"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"_Toc229322502"</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附录</w:t>
            </w:r>
            <w:r w:rsidRPr="00B121CB">
              <w:rPr>
                <w:rStyle w:val="a5"/>
                <w:noProof/>
              </w:rPr>
              <w:t>C</w:t>
            </w:r>
            <w:r w:rsidRPr="00B121CB">
              <w:rPr>
                <w:rStyle w:val="a5"/>
                <w:noProof/>
              </w:rPr>
              <w:t>：主要输出文件</w:t>
            </w:r>
            <w:r>
              <w:rPr>
                <w:noProof/>
              </w:rPr>
              <w:tab/>
            </w:r>
            <w:r>
              <w:rPr>
                <w:noProof/>
              </w:rPr>
              <w:fldChar w:fldCharType="begin"/>
            </w:r>
            <w:r>
              <w:rPr>
                <w:noProof/>
              </w:rPr>
              <w:instrText xml:space="preserve"> PAGEREF _Toc229322502 \h </w:instrText>
            </w:r>
          </w:ins>
          <w:r>
            <w:rPr>
              <w:noProof/>
            </w:rPr>
          </w:r>
          <w:ins w:id="157" w:author="冠林 徐" w:date="2026-05-10T16:20:00Z" w16du:dateUtc="2026-05-10T08:20:00Z">
            <w:r>
              <w:rPr>
                <w:noProof/>
              </w:rPr>
              <w:fldChar w:fldCharType="separate"/>
            </w:r>
            <w:r>
              <w:rPr>
                <w:noProof/>
              </w:rPr>
              <w:t>22</w:t>
            </w:r>
            <w:r>
              <w:rPr>
                <w:noProof/>
              </w:rPr>
              <w:fldChar w:fldCharType="end"/>
            </w:r>
            <w:r w:rsidRPr="00B121CB">
              <w:rPr>
                <w:rStyle w:val="a5"/>
                <w:noProof/>
              </w:rPr>
              <w:fldChar w:fldCharType="end"/>
            </w:r>
          </w:ins>
        </w:p>
        <w:p w14:paraId="46092A8A" w14:textId="77777777" w:rsidR="0000558B" w:rsidRDefault="0000558B">
          <w:pPr>
            <w:pStyle w:val="TOC2"/>
            <w:tabs>
              <w:tab w:val="right" w:leader="dot" w:pos="9016"/>
            </w:tabs>
            <w:ind w:left="480"/>
            <w:rPr>
              <w:ins w:id="158" w:author="冠林 徐" w:date="2026-05-10T16:20:00Z" w16du:dateUtc="2026-05-10T08:20:00Z"/>
              <w:rFonts w:asciiTheme="minorHAnsi" w:eastAsiaTheme="minorEastAsia" w:hAnsiTheme="minorHAnsi" w:cstheme="minorBidi"/>
              <w:noProof/>
              <w:kern w:val="2"/>
              <w:sz w:val="22"/>
              <w14:ligatures w14:val="standardContextual"/>
            </w:rPr>
          </w:pPr>
          <w:ins w:id="159" w:author="冠林 徐" w:date="2026-05-10T16:20:00Z" w16du:dateUtc="2026-05-10T08:20:00Z">
            <w:r w:rsidRPr="00B121CB">
              <w:rPr>
                <w:rStyle w:val="a5"/>
                <w:noProof/>
              </w:rPr>
              <w:fldChar w:fldCharType="begin"/>
            </w:r>
            <w:r w:rsidRPr="00B121CB">
              <w:rPr>
                <w:rStyle w:val="a5"/>
                <w:noProof/>
              </w:rPr>
              <w:instrText xml:space="preserve"> </w:instrText>
            </w:r>
            <w:r>
              <w:rPr>
                <w:noProof/>
              </w:rPr>
              <w:instrText>HYPERLINK \l "_Toc229322503"</w:instrText>
            </w:r>
            <w:r w:rsidRPr="00B121CB">
              <w:rPr>
                <w:rStyle w:val="a5"/>
                <w:noProof/>
              </w:rPr>
              <w:instrText xml:space="preserve"> </w:instrText>
            </w:r>
            <w:r w:rsidRPr="00B121CB">
              <w:rPr>
                <w:rStyle w:val="a5"/>
                <w:noProof/>
              </w:rPr>
            </w:r>
            <w:r w:rsidRPr="00B121CB">
              <w:rPr>
                <w:rStyle w:val="a5"/>
                <w:noProof/>
              </w:rPr>
              <w:fldChar w:fldCharType="separate"/>
            </w:r>
            <w:r w:rsidRPr="00B121CB">
              <w:rPr>
                <w:rStyle w:val="a5"/>
                <w:noProof/>
              </w:rPr>
              <w:t>附录</w:t>
            </w:r>
            <w:r w:rsidRPr="00B121CB">
              <w:rPr>
                <w:rStyle w:val="a5"/>
                <w:noProof/>
              </w:rPr>
              <w:t>D</w:t>
            </w:r>
            <w:r w:rsidRPr="00B121CB">
              <w:rPr>
                <w:rStyle w:val="a5"/>
                <w:noProof/>
              </w:rPr>
              <w:t>：可视化复核工作台</w:t>
            </w:r>
            <w:r>
              <w:rPr>
                <w:noProof/>
              </w:rPr>
              <w:tab/>
            </w:r>
            <w:r>
              <w:rPr>
                <w:noProof/>
              </w:rPr>
              <w:fldChar w:fldCharType="begin"/>
            </w:r>
            <w:r>
              <w:rPr>
                <w:noProof/>
              </w:rPr>
              <w:instrText xml:space="preserve"> PAGEREF _Toc229322503 \h </w:instrText>
            </w:r>
          </w:ins>
          <w:r>
            <w:rPr>
              <w:noProof/>
            </w:rPr>
          </w:r>
          <w:ins w:id="160" w:author="冠林 徐" w:date="2026-05-10T16:20:00Z" w16du:dateUtc="2026-05-10T08:20:00Z">
            <w:r>
              <w:rPr>
                <w:noProof/>
              </w:rPr>
              <w:fldChar w:fldCharType="separate"/>
            </w:r>
            <w:r>
              <w:rPr>
                <w:noProof/>
              </w:rPr>
              <w:t>22</w:t>
            </w:r>
            <w:r>
              <w:rPr>
                <w:noProof/>
              </w:rPr>
              <w:fldChar w:fldCharType="end"/>
            </w:r>
            <w:r w:rsidRPr="00B121CB">
              <w:rPr>
                <w:rStyle w:val="a5"/>
                <w:noProof/>
              </w:rPr>
              <w:fldChar w:fldCharType="end"/>
            </w:r>
          </w:ins>
        </w:p>
        <w:p w14:paraId="68B1DA9B" w14:textId="77777777" w:rsidR="00FB08F6" w:rsidRPr="00040147" w:rsidDel="00935D6C" w:rsidRDefault="00FB08F6" w:rsidP="009A6939">
          <w:pPr>
            <w:pStyle w:val="TOC1"/>
            <w:tabs>
              <w:tab w:val="right" w:leader="dot" w:pos="9016"/>
            </w:tabs>
            <w:spacing w:line="360" w:lineRule="auto"/>
            <w:rPr>
              <w:del w:id="161" w:author="冠林 徐" w:date="2026-05-10T16:01:00Z" w16du:dateUtc="2026-05-10T08:01:00Z"/>
              <w:noProof/>
              <w:rPrChange w:id="162" w:author="冰 李" w:date="2026-05-10T14:02:00Z" w16du:dateUtc="2026-05-10T06:02:00Z">
                <w:rPr>
                  <w:del w:id="163" w:author="冠林 徐" w:date="2026-05-10T16:01:00Z" w16du:dateUtc="2026-05-10T08:01:00Z"/>
                  <w:rFonts w:ascii="宋体" w:hAnsi="宋体"/>
                  <w:noProof/>
                </w:rPr>
              </w:rPrChange>
            </w:rPr>
          </w:pPr>
          <w:del w:id="164" w:author="冠林 徐" w:date="2026-05-10T16:01:00Z" w16du:dateUtc="2026-05-10T08:01:00Z">
            <w:r w:rsidRPr="00935D6C" w:rsidDel="00935D6C">
              <w:rPr>
                <w:rPrChange w:id="165" w:author="冠林 徐" w:date="2026-05-10T16:01:00Z" w16du:dateUtc="2026-05-10T08:01:00Z">
                  <w:rPr>
                    <w:rStyle w:val="a5"/>
                    <w:rFonts w:ascii="宋体" w:hAnsi="宋体"/>
                    <w:noProof/>
                  </w:rPr>
                </w:rPrChange>
              </w:rPr>
              <w:delText xml:space="preserve">1 </w:delText>
            </w:r>
            <w:r w:rsidRPr="00935D6C" w:rsidDel="00935D6C">
              <w:rPr>
                <w:rPrChange w:id="166" w:author="冠林 徐" w:date="2026-05-10T16:01:00Z" w16du:dateUtc="2026-05-10T08:01:00Z">
                  <w:rPr>
                    <w:rStyle w:val="a5"/>
                    <w:rFonts w:ascii="宋体" w:hAnsi="宋体"/>
                    <w:noProof/>
                  </w:rPr>
                </w:rPrChange>
              </w:rPr>
              <w:delText>问题重述</w:delText>
            </w:r>
            <w:r w:rsidRPr="00040147" w:rsidDel="00935D6C">
              <w:rPr>
                <w:noProof/>
                <w:rPrChange w:id="167" w:author="冰 李" w:date="2026-05-10T14:02:00Z" w16du:dateUtc="2026-05-10T06:02:00Z">
                  <w:rPr>
                    <w:rFonts w:ascii="宋体" w:hAnsi="宋体"/>
                    <w:noProof/>
                  </w:rPr>
                </w:rPrChange>
              </w:rPr>
              <w:tab/>
            </w:r>
            <w:r w:rsidR="00F642EC" w:rsidRPr="00040147" w:rsidDel="00935D6C">
              <w:rPr>
                <w:noProof/>
                <w:rPrChange w:id="168" w:author="冰 李" w:date="2026-05-10T14:02:00Z" w16du:dateUtc="2026-05-10T06:02:00Z">
                  <w:rPr>
                    <w:rFonts w:ascii="宋体" w:hAnsi="宋体"/>
                    <w:noProof/>
                  </w:rPr>
                </w:rPrChange>
              </w:rPr>
              <w:delText>1</w:delText>
            </w:r>
          </w:del>
        </w:p>
        <w:p w14:paraId="0A1C4A6C" w14:textId="77777777" w:rsidR="00FB08F6" w:rsidRPr="00040147" w:rsidDel="00935D6C" w:rsidRDefault="00FB08F6" w:rsidP="009A6939">
          <w:pPr>
            <w:pStyle w:val="TOC1"/>
            <w:tabs>
              <w:tab w:val="right" w:leader="dot" w:pos="9016"/>
            </w:tabs>
            <w:spacing w:line="360" w:lineRule="auto"/>
            <w:rPr>
              <w:del w:id="169" w:author="冠林 徐" w:date="2026-05-10T16:01:00Z" w16du:dateUtc="2026-05-10T08:01:00Z"/>
              <w:noProof/>
              <w:rPrChange w:id="170" w:author="冰 李" w:date="2026-05-10T14:02:00Z" w16du:dateUtc="2026-05-10T06:02:00Z">
                <w:rPr>
                  <w:del w:id="171" w:author="冠林 徐" w:date="2026-05-10T16:01:00Z" w16du:dateUtc="2026-05-10T08:01:00Z"/>
                  <w:rFonts w:ascii="宋体" w:hAnsi="宋体"/>
                  <w:noProof/>
                </w:rPr>
              </w:rPrChange>
            </w:rPr>
          </w:pPr>
          <w:del w:id="172" w:author="冠林 徐" w:date="2026-05-10T16:01:00Z" w16du:dateUtc="2026-05-10T08:01:00Z">
            <w:r w:rsidRPr="00935D6C" w:rsidDel="00935D6C">
              <w:rPr>
                <w:rPrChange w:id="173" w:author="冠林 徐" w:date="2026-05-10T16:01:00Z" w16du:dateUtc="2026-05-10T08:01:00Z">
                  <w:rPr>
                    <w:rStyle w:val="a5"/>
                    <w:rFonts w:ascii="宋体" w:hAnsi="宋体"/>
                    <w:noProof/>
                  </w:rPr>
                </w:rPrChange>
              </w:rPr>
              <w:delText xml:space="preserve">2 </w:delText>
            </w:r>
            <w:r w:rsidRPr="00935D6C" w:rsidDel="00935D6C">
              <w:rPr>
                <w:rPrChange w:id="174" w:author="冠林 徐" w:date="2026-05-10T16:01:00Z" w16du:dateUtc="2026-05-10T08:01:00Z">
                  <w:rPr>
                    <w:rStyle w:val="a5"/>
                    <w:rFonts w:ascii="宋体" w:hAnsi="宋体"/>
                    <w:noProof/>
                  </w:rPr>
                </w:rPrChange>
              </w:rPr>
              <w:delText>问题分析</w:delText>
            </w:r>
            <w:r w:rsidRPr="00040147" w:rsidDel="00935D6C">
              <w:rPr>
                <w:noProof/>
                <w:rPrChange w:id="175" w:author="冰 李" w:date="2026-05-10T14:02:00Z" w16du:dateUtc="2026-05-10T06:02:00Z">
                  <w:rPr>
                    <w:rFonts w:ascii="宋体" w:hAnsi="宋体"/>
                    <w:noProof/>
                  </w:rPr>
                </w:rPrChange>
              </w:rPr>
              <w:tab/>
            </w:r>
            <w:r w:rsidR="00F642EC" w:rsidRPr="00040147" w:rsidDel="00935D6C">
              <w:rPr>
                <w:noProof/>
                <w:rPrChange w:id="176" w:author="冰 李" w:date="2026-05-10T14:02:00Z" w16du:dateUtc="2026-05-10T06:02:00Z">
                  <w:rPr>
                    <w:rFonts w:ascii="宋体" w:hAnsi="宋体"/>
                    <w:noProof/>
                  </w:rPr>
                </w:rPrChange>
              </w:rPr>
              <w:delText>1</w:delText>
            </w:r>
          </w:del>
        </w:p>
        <w:p w14:paraId="7A5FCA1A" w14:textId="77777777" w:rsidR="00FB08F6" w:rsidRPr="00040147" w:rsidDel="00935D6C" w:rsidRDefault="00FB08F6" w:rsidP="009A6939">
          <w:pPr>
            <w:pStyle w:val="TOC2"/>
            <w:tabs>
              <w:tab w:val="right" w:leader="dot" w:pos="9016"/>
            </w:tabs>
            <w:spacing w:line="360" w:lineRule="auto"/>
            <w:ind w:left="480"/>
            <w:rPr>
              <w:del w:id="177" w:author="冠林 徐" w:date="2026-05-10T16:01:00Z" w16du:dateUtc="2026-05-10T08:01:00Z"/>
              <w:noProof/>
              <w:rPrChange w:id="178" w:author="冰 李" w:date="2026-05-10T14:02:00Z" w16du:dateUtc="2026-05-10T06:02:00Z">
                <w:rPr>
                  <w:del w:id="179" w:author="冠林 徐" w:date="2026-05-10T16:01:00Z" w16du:dateUtc="2026-05-10T08:01:00Z"/>
                  <w:rFonts w:ascii="宋体" w:hAnsi="宋体"/>
                  <w:noProof/>
                </w:rPr>
              </w:rPrChange>
            </w:rPr>
          </w:pPr>
          <w:del w:id="180" w:author="冠林 徐" w:date="2026-05-10T16:01:00Z" w16du:dateUtc="2026-05-10T08:01:00Z">
            <w:r w:rsidRPr="00935D6C" w:rsidDel="00935D6C">
              <w:rPr>
                <w:rPrChange w:id="181" w:author="冠林 徐" w:date="2026-05-10T16:01:00Z" w16du:dateUtc="2026-05-10T08:01:00Z">
                  <w:rPr>
                    <w:rStyle w:val="a5"/>
                    <w:rFonts w:ascii="宋体" w:hAnsi="宋体"/>
                    <w:noProof/>
                  </w:rPr>
                </w:rPrChange>
              </w:rPr>
              <w:delText xml:space="preserve">2.1 </w:delText>
            </w:r>
            <w:r w:rsidRPr="00935D6C" w:rsidDel="00935D6C">
              <w:rPr>
                <w:rPrChange w:id="182" w:author="冠林 徐" w:date="2026-05-10T16:01:00Z" w16du:dateUtc="2026-05-10T08:01:00Z">
                  <w:rPr>
                    <w:rStyle w:val="a5"/>
                    <w:rFonts w:ascii="宋体" w:hAnsi="宋体"/>
                    <w:noProof/>
                  </w:rPr>
                </w:rPrChange>
              </w:rPr>
              <w:delText>数据特点分析</w:delText>
            </w:r>
            <w:r w:rsidRPr="00040147" w:rsidDel="00935D6C">
              <w:rPr>
                <w:noProof/>
                <w:rPrChange w:id="183" w:author="冰 李" w:date="2026-05-10T14:02:00Z" w16du:dateUtc="2026-05-10T06:02:00Z">
                  <w:rPr>
                    <w:rFonts w:ascii="宋体" w:hAnsi="宋体"/>
                    <w:noProof/>
                  </w:rPr>
                </w:rPrChange>
              </w:rPr>
              <w:tab/>
            </w:r>
            <w:r w:rsidR="00F642EC" w:rsidRPr="00040147" w:rsidDel="00935D6C">
              <w:rPr>
                <w:noProof/>
                <w:rPrChange w:id="184" w:author="冰 李" w:date="2026-05-10T14:02:00Z" w16du:dateUtc="2026-05-10T06:02:00Z">
                  <w:rPr>
                    <w:rFonts w:ascii="宋体" w:hAnsi="宋体"/>
                    <w:noProof/>
                  </w:rPr>
                </w:rPrChange>
              </w:rPr>
              <w:delText>1</w:delText>
            </w:r>
          </w:del>
        </w:p>
        <w:p w14:paraId="47D9427A" w14:textId="77777777" w:rsidR="00FB08F6" w:rsidRPr="00040147" w:rsidDel="00935D6C" w:rsidRDefault="00FB08F6" w:rsidP="009A6939">
          <w:pPr>
            <w:pStyle w:val="TOC2"/>
            <w:tabs>
              <w:tab w:val="right" w:leader="dot" w:pos="9016"/>
            </w:tabs>
            <w:spacing w:line="360" w:lineRule="auto"/>
            <w:ind w:left="480"/>
            <w:rPr>
              <w:del w:id="185" w:author="冠林 徐" w:date="2026-05-10T16:01:00Z" w16du:dateUtc="2026-05-10T08:01:00Z"/>
              <w:noProof/>
              <w:rPrChange w:id="186" w:author="冰 李" w:date="2026-05-10T14:02:00Z" w16du:dateUtc="2026-05-10T06:02:00Z">
                <w:rPr>
                  <w:del w:id="187" w:author="冠林 徐" w:date="2026-05-10T16:01:00Z" w16du:dateUtc="2026-05-10T08:01:00Z"/>
                  <w:rFonts w:ascii="宋体" w:hAnsi="宋体"/>
                  <w:noProof/>
                </w:rPr>
              </w:rPrChange>
            </w:rPr>
          </w:pPr>
          <w:del w:id="188" w:author="冠林 徐" w:date="2026-05-10T16:01:00Z" w16du:dateUtc="2026-05-10T08:01:00Z">
            <w:r w:rsidRPr="00935D6C" w:rsidDel="00935D6C">
              <w:rPr>
                <w:rPrChange w:id="189" w:author="冠林 徐" w:date="2026-05-10T16:01:00Z" w16du:dateUtc="2026-05-10T08:01:00Z">
                  <w:rPr>
                    <w:rStyle w:val="a5"/>
                    <w:rFonts w:ascii="宋体" w:hAnsi="宋体"/>
                    <w:noProof/>
                  </w:rPr>
                </w:rPrChange>
              </w:rPr>
              <w:delText xml:space="preserve">2.2 </w:delText>
            </w:r>
            <w:r w:rsidRPr="00935D6C" w:rsidDel="00935D6C">
              <w:rPr>
                <w:rPrChange w:id="190" w:author="冠林 徐" w:date="2026-05-10T16:01:00Z" w16du:dateUtc="2026-05-10T08:01:00Z">
                  <w:rPr>
                    <w:rStyle w:val="a5"/>
                    <w:rFonts w:ascii="宋体" w:hAnsi="宋体"/>
                    <w:noProof/>
                  </w:rPr>
                </w:rPrChange>
              </w:rPr>
              <w:delText>三个问题之间的逻辑关系</w:delText>
            </w:r>
            <w:r w:rsidRPr="00040147" w:rsidDel="00935D6C">
              <w:rPr>
                <w:noProof/>
                <w:rPrChange w:id="191" w:author="冰 李" w:date="2026-05-10T14:02:00Z" w16du:dateUtc="2026-05-10T06:02:00Z">
                  <w:rPr>
                    <w:rFonts w:ascii="宋体" w:hAnsi="宋体"/>
                    <w:noProof/>
                  </w:rPr>
                </w:rPrChange>
              </w:rPr>
              <w:tab/>
            </w:r>
            <w:r w:rsidR="00F642EC" w:rsidRPr="00040147" w:rsidDel="00935D6C">
              <w:rPr>
                <w:noProof/>
                <w:rPrChange w:id="192" w:author="冰 李" w:date="2026-05-10T14:02:00Z" w16du:dateUtc="2026-05-10T06:02:00Z">
                  <w:rPr>
                    <w:rFonts w:ascii="宋体" w:hAnsi="宋体"/>
                    <w:noProof/>
                  </w:rPr>
                </w:rPrChange>
              </w:rPr>
              <w:delText>2</w:delText>
            </w:r>
          </w:del>
        </w:p>
        <w:p w14:paraId="74D8260C" w14:textId="77777777" w:rsidR="00FB08F6" w:rsidRPr="00040147" w:rsidDel="00935D6C" w:rsidRDefault="00FB08F6" w:rsidP="009A6939">
          <w:pPr>
            <w:pStyle w:val="TOC2"/>
            <w:tabs>
              <w:tab w:val="right" w:leader="dot" w:pos="9016"/>
            </w:tabs>
            <w:spacing w:line="360" w:lineRule="auto"/>
            <w:ind w:left="480"/>
            <w:rPr>
              <w:del w:id="193" w:author="冠林 徐" w:date="2026-05-10T16:01:00Z" w16du:dateUtc="2026-05-10T08:01:00Z"/>
              <w:noProof/>
              <w:rPrChange w:id="194" w:author="冰 李" w:date="2026-05-10T14:02:00Z" w16du:dateUtc="2026-05-10T06:02:00Z">
                <w:rPr>
                  <w:del w:id="195" w:author="冠林 徐" w:date="2026-05-10T16:01:00Z" w16du:dateUtc="2026-05-10T08:01:00Z"/>
                  <w:rFonts w:ascii="宋体" w:hAnsi="宋体"/>
                  <w:noProof/>
                </w:rPr>
              </w:rPrChange>
            </w:rPr>
          </w:pPr>
          <w:del w:id="196" w:author="冠林 徐" w:date="2026-05-10T16:01:00Z" w16du:dateUtc="2026-05-10T08:01:00Z">
            <w:r w:rsidRPr="00935D6C" w:rsidDel="00935D6C">
              <w:rPr>
                <w:rPrChange w:id="197" w:author="冠林 徐" w:date="2026-05-10T16:01:00Z" w16du:dateUtc="2026-05-10T08:01:00Z">
                  <w:rPr>
                    <w:rStyle w:val="a5"/>
                    <w:rFonts w:ascii="宋体" w:hAnsi="宋体"/>
                    <w:noProof/>
                  </w:rPr>
                </w:rPrChange>
              </w:rPr>
              <w:delText xml:space="preserve">2.3 </w:delText>
            </w:r>
            <w:r w:rsidRPr="00935D6C" w:rsidDel="00935D6C">
              <w:rPr>
                <w:rPrChange w:id="198" w:author="冠林 徐" w:date="2026-05-10T16:01:00Z" w16du:dateUtc="2026-05-10T08:01:00Z">
                  <w:rPr>
                    <w:rStyle w:val="a5"/>
                    <w:rFonts w:ascii="宋体" w:hAnsi="宋体"/>
                    <w:noProof/>
                  </w:rPr>
                </w:rPrChange>
              </w:rPr>
              <w:delText>总体技术路线</w:delText>
            </w:r>
            <w:r w:rsidRPr="00040147" w:rsidDel="00935D6C">
              <w:rPr>
                <w:noProof/>
                <w:rPrChange w:id="199" w:author="冰 李" w:date="2026-05-10T14:02:00Z" w16du:dateUtc="2026-05-10T06:02:00Z">
                  <w:rPr>
                    <w:rFonts w:ascii="宋体" w:hAnsi="宋体"/>
                    <w:noProof/>
                  </w:rPr>
                </w:rPrChange>
              </w:rPr>
              <w:tab/>
            </w:r>
            <w:r w:rsidR="00F642EC" w:rsidRPr="00040147" w:rsidDel="00935D6C">
              <w:rPr>
                <w:noProof/>
                <w:rPrChange w:id="200" w:author="冰 李" w:date="2026-05-10T14:02:00Z" w16du:dateUtc="2026-05-10T06:02:00Z">
                  <w:rPr>
                    <w:rFonts w:ascii="宋体" w:hAnsi="宋体"/>
                    <w:noProof/>
                  </w:rPr>
                </w:rPrChange>
              </w:rPr>
              <w:delText>3</w:delText>
            </w:r>
          </w:del>
        </w:p>
        <w:p w14:paraId="2338917F" w14:textId="77777777" w:rsidR="00FB08F6" w:rsidRPr="00040147" w:rsidDel="00935D6C" w:rsidRDefault="00FB08F6" w:rsidP="009A6939">
          <w:pPr>
            <w:pStyle w:val="TOC1"/>
            <w:tabs>
              <w:tab w:val="right" w:leader="dot" w:pos="9016"/>
            </w:tabs>
            <w:spacing w:line="360" w:lineRule="auto"/>
            <w:rPr>
              <w:del w:id="201" w:author="冠林 徐" w:date="2026-05-10T16:01:00Z" w16du:dateUtc="2026-05-10T08:01:00Z"/>
              <w:noProof/>
              <w:rPrChange w:id="202" w:author="冰 李" w:date="2026-05-10T14:02:00Z" w16du:dateUtc="2026-05-10T06:02:00Z">
                <w:rPr>
                  <w:del w:id="203" w:author="冠林 徐" w:date="2026-05-10T16:01:00Z" w16du:dateUtc="2026-05-10T08:01:00Z"/>
                  <w:rFonts w:ascii="宋体" w:hAnsi="宋体"/>
                  <w:noProof/>
                </w:rPr>
              </w:rPrChange>
            </w:rPr>
          </w:pPr>
          <w:del w:id="204" w:author="冠林 徐" w:date="2026-05-10T16:01:00Z" w16du:dateUtc="2026-05-10T08:01:00Z">
            <w:r w:rsidRPr="00935D6C" w:rsidDel="00935D6C">
              <w:rPr>
                <w:rPrChange w:id="205" w:author="冠林 徐" w:date="2026-05-10T16:01:00Z" w16du:dateUtc="2026-05-10T08:01:00Z">
                  <w:rPr>
                    <w:rStyle w:val="a5"/>
                    <w:rFonts w:ascii="宋体" w:hAnsi="宋体"/>
                    <w:noProof/>
                  </w:rPr>
                </w:rPrChange>
              </w:rPr>
              <w:delText xml:space="preserve">3 </w:delText>
            </w:r>
            <w:r w:rsidRPr="00935D6C" w:rsidDel="00935D6C">
              <w:rPr>
                <w:rPrChange w:id="206" w:author="冠林 徐" w:date="2026-05-10T16:01:00Z" w16du:dateUtc="2026-05-10T08:01:00Z">
                  <w:rPr>
                    <w:rStyle w:val="a5"/>
                    <w:rFonts w:ascii="宋体" w:hAnsi="宋体"/>
                    <w:noProof/>
                  </w:rPr>
                </w:rPrChange>
              </w:rPr>
              <w:delText>模型假设与符号说明</w:delText>
            </w:r>
            <w:r w:rsidRPr="00040147" w:rsidDel="00935D6C">
              <w:rPr>
                <w:noProof/>
                <w:rPrChange w:id="207" w:author="冰 李" w:date="2026-05-10T14:02:00Z" w16du:dateUtc="2026-05-10T06:02:00Z">
                  <w:rPr>
                    <w:rFonts w:ascii="宋体" w:hAnsi="宋体"/>
                    <w:noProof/>
                  </w:rPr>
                </w:rPrChange>
              </w:rPr>
              <w:tab/>
            </w:r>
            <w:r w:rsidR="00F642EC" w:rsidRPr="00040147" w:rsidDel="00935D6C">
              <w:rPr>
                <w:noProof/>
                <w:rPrChange w:id="208" w:author="冰 李" w:date="2026-05-10T14:02:00Z" w16du:dateUtc="2026-05-10T06:02:00Z">
                  <w:rPr>
                    <w:rFonts w:ascii="宋体" w:hAnsi="宋体"/>
                    <w:noProof/>
                  </w:rPr>
                </w:rPrChange>
              </w:rPr>
              <w:delText>3</w:delText>
            </w:r>
          </w:del>
        </w:p>
        <w:p w14:paraId="4C3287C8" w14:textId="77777777" w:rsidR="00FB08F6" w:rsidRPr="00040147" w:rsidDel="00935D6C" w:rsidRDefault="00FB08F6" w:rsidP="009A6939">
          <w:pPr>
            <w:pStyle w:val="TOC2"/>
            <w:tabs>
              <w:tab w:val="right" w:leader="dot" w:pos="9016"/>
            </w:tabs>
            <w:spacing w:line="360" w:lineRule="auto"/>
            <w:ind w:left="480"/>
            <w:rPr>
              <w:del w:id="209" w:author="冠林 徐" w:date="2026-05-10T16:01:00Z" w16du:dateUtc="2026-05-10T08:01:00Z"/>
              <w:noProof/>
              <w:rPrChange w:id="210" w:author="冰 李" w:date="2026-05-10T14:02:00Z" w16du:dateUtc="2026-05-10T06:02:00Z">
                <w:rPr>
                  <w:del w:id="211" w:author="冠林 徐" w:date="2026-05-10T16:01:00Z" w16du:dateUtc="2026-05-10T08:01:00Z"/>
                  <w:rFonts w:ascii="宋体" w:hAnsi="宋体"/>
                  <w:noProof/>
                </w:rPr>
              </w:rPrChange>
            </w:rPr>
          </w:pPr>
          <w:del w:id="212" w:author="冠林 徐" w:date="2026-05-10T16:01:00Z" w16du:dateUtc="2026-05-10T08:01:00Z">
            <w:r w:rsidRPr="00935D6C" w:rsidDel="00935D6C">
              <w:rPr>
                <w:rPrChange w:id="213" w:author="冠林 徐" w:date="2026-05-10T16:01:00Z" w16du:dateUtc="2026-05-10T08:01:00Z">
                  <w:rPr>
                    <w:rStyle w:val="a5"/>
                    <w:rFonts w:ascii="宋体" w:hAnsi="宋体"/>
                    <w:noProof/>
                  </w:rPr>
                </w:rPrChange>
              </w:rPr>
              <w:delText xml:space="preserve">3.1 </w:delText>
            </w:r>
            <w:r w:rsidRPr="00935D6C" w:rsidDel="00935D6C">
              <w:rPr>
                <w:rPrChange w:id="214" w:author="冠林 徐" w:date="2026-05-10T16:01:00Z" w16du:dateUtc="2026-05-10T08:01:00Z">
                  <w:rPr>
                    <w:rStyle w:val="a5"/>
                    <w:rFonts w:ascii="宋体" w:hAnsi="宋体"/>
                    <w:noProof/>
                  </w:rPr>
                </w:rPrChange>
              </w:rPr>
              <w:delText>模型假设</w:delText>
            </w:r>
            <w:r w:rsidRPr="00040147" w:rsidDel="00935D6C">
              <w:rPr>
                <w:noProof/>
                <w:rPrChange w:id="215" w:author="冰 李" w:date="2026-05-10T14:02:00Z" w16du:dateUtc="2026-05-10T06:02:00Z">
                  <w:rPr>
                    <w:rFonts w:ascii="宋体" w:hAnsi="宋体"/>
                    <w:noProof/>
                  </w:rPr>
                </w:rPrChange>
              </w:rPr>
              <w:tab/>
            </w:r>
            <w:r w:rsidR="00F642EC" w:rsidRPr="00040147" w:rsidDel="00935D6C">
              <w:rPr>
                <w:noProof/>
                <w:rPrChange w:id="216" w:author="冰 李" w:date="2026-05-10T14:02:00Z" w16du:dateUtc="2026-05-10T06:02:00Z">
                  <w:rPr>
                    <w:rFonts w:ascii="宋体" w:hAnsi="宋体"/>
                    <w:noProof/>
                  </w:rPr>
                </w:rPrChange>
              </w:rPr>
              <w:delText>3</w:delText>
            </w:r>
          </w:del>
        </w:p>
        <w:p w14:paraId="498FEAE8" w14:textId="77777777" w:rsidR="00FB08F6" w:rsidRPr="00040147" w:rsidDel="00935D6C" w:rsidRDefault="00FB08F6" w:rsidP="009A6939">
          <w:pPr>
            <w:pStyle w:val="TOC2"/>
            <w:tabs>
              <w:tab w:val="right" w:leader="dot" w:pos="9016"/>
            </w:tabs>
            <w:spacing w:line="360" w:lineRule="auto"/>
            <w:ind w:left="480"/>
            <w:rPr>
              <w:del w:id="217" w:author="冠林 徐" w:date="2026-05-10T16:01:00Z" w16du:dateUtc="2026-05-10T08:01:00Z"/>
              <w:noProof/>
              <w:rPrChange w:id="218" w:author="冰 李" w:date="2026-05-10T14:02:00Z" w16du:dateUtc="2026-05-10T06:02:00Z">
                <w:rPr>
                  <w:del w:id="219" w:author="冠林 徐" w:date="2026-05-10T16:01:00Z" w16du:dateUtc="2026-05-10T08:01:00Z"/>
                  <w:rFonts w:ascii="宋体" w:hAnsi="宋体"/>
                  <w:noProof/>
                </w:rPr>
              </w:rPrChange>
            </w:rPr>
          </w:pPr>
          <w:del w:id="220" w:author="冠林 徐" w:date="2026-05-10T16:01:00Z" w16du:dateUtc="2026-05-10T08:01:00Z">
            <w:r w:rsidRPr="00935D6C" w:rsidDel="00935D6C">
              <w:rPr>
                <w:rPrChange w:id="221" w:author="冠林 徐" w:date="2026-05-10T16:01:00Z" w16du:dateUtc="2026-05-10T08:01:00Z">
                  <w:rPr>
                    <w:rStyle w:val="a5"/>
                    <w:rFonts w:ascii="宋体" w:hAnsi="宋体"/>
                    <w:noProof/>
                  </w:rPr>
                </w:rPrChange>
              </w:rPr>
              <w:delText xml:space="preserve">3.2 </w:delText>
            </w:r>
            <w:r w:rsidRPr="00935D6C" w:rsidDel="00935D6C">
              <w:rPr>
                <w:rPrChange w:id="222" w:author="冠林 徐" w:date="2026-05-10T16:01:00Z" w16du:dateUtc="2026-05-10T08:01:00Z">
                  <w:rPr>
                    <w:rStyle w:val="a5"/>
                    <w:rFonts w:ascii="宋体" w:hAnsi="宋体"/>
                    <w:noProof/>
                  </w:rPr>
                </w:rPrChange>
              </w:rPr>
              <w:delText>符号说明</w:delText>
            </w:r>
            <w:r w:rsidRPr="00040147" w:rsidDel="00935D6C">
              <w:rPr>
                <w:noProof/>
                <w:rPrChange w:id="223" w:author="冰 李" w:date="2026-05-10T14:02:00Z" w16du:dateUtc="2026-05-10T06:02:00Z">
                  <w:rPr>
                    <w:rFonts w:ascii="宋体" w:hAnsi="宋体"/>
                    <w:noProof/>
                  </w:rPr>
                </w:rPrChange>
              </w:rPr>
              <w:tab/>
            </w:r>
            <w:r w:rsidR="00F642EC" w:rsidRPr="00040147" w:rsidDel="00935D6C">
              <w:rPr>
                <w:noProof/>
                <w:rPrChange w:id="224" w:author="冰 李" w:date="2026-05-10T14:02:00Z" w16du:dateUtc="2026-05-10T06:02:00Z">
                  <w:rPr>
                    <w:rFonts w:ascii="宋体" w:hAnsi="宋体"/>
                    <w:noProof/>
                  </w:rPr>
                </w:rPrChange>
              </w:rPr>
              <w:delText>4</w:delText>
            </w:r>
          </w:del>
        </w:p>
        <w:p w14:paraId="3133ABA9" w14:textId="77777777" w:rsidR="00FB08F6" w:rsidRPr="00040147" w:rsidDel="00935D6C" w:rsidRDefault="00FB08F6" w:rsidP="009A6939">
          <w:pPr>
            <w:pStyle w:val="TOC1"/>
            <w:tabs>
              <w:tab w:val="right" w:leader="dot" w:pos="9016"/>
            </w:tabs>
            <w:spacing w:line="360" w:lineRule="auto"/>
            <w:rPr>
              <w:del w:id="225" w:author="冠林 徐" w:date="2026-05-10T16:01:00Z" w16du:dateUtc="2026-05-10T08:01:00Z"/>
              <w:noProof/>
              <w:rPrChange w:id="226" w:author="冰 李" w:date="2026-05-10T14:02:00Z" w16du:dateUtc="2026-05-10T06:02:00Z">
                <w:rPr>
                  <w:del w:id="227" w:author="冠林 徐" w:date="2026-05-10T16:01:00Z" w16du:dateUtc="2026-05-10T08:01:00Z"/>
                  <w:rFonts w:ascii="宋体" w:hAnsi="宋体"/>
                  <w:noProof/>
                </w:rPr>
              </w:rPrChange>
            </w:rPr>
          </w:pPr>
          <w:del w:id="228" w:author="冠林 徐" w:date="2026-05-10T16:01:00Z" w16du:dateUtc="2026-05-10T08:01:00Z">
            <w:r w:rsidRPr="00935D6C" w:rsidDel="00935D6C">
              <w:rPr>
                <w:rPrChange w:id="229" w:author="冠林 徐" w:date="2026-05-10T16:01:00Z" w16du:dateUtc="2026-05-10T08:01:00Z">
                  <w:rPr>
                    <w:rStyle w:val="a5"/>
                    <w:rFonts w:ascii="宋体" w:hAnsi="宋体"/>
                    <w:noProof/>
                  </w:rPr>
                </w:rPrChange>
              </w:rPr>
              <w:delText xml:space="preserve">4 </w:delText>
            </w:r>
            <w:r w:rsidRPr="00935D6C" w:rsidDel="00935D6C">
              <w:rPr>
                <w:rPrChange w:id="230" w:author="冠林 徐" w:date="2026-05-10T16:01:00Z" w16du:dateUtc="2026-05-10T08:01:00Z">
                  <w:rPr>
                    <w:rStyle w:val="a5"/>
                    <w:rFonts w:ascii="宋体" w:hAnsi="宋体"/>
                    <w:noProof/>
                  </w:rPr>
                </w:rPrChange>
              </w:rPr>
              <w:delText>数据预处理与特征构建</w:delText>
            </w:r>
            <w:r w:rsidRPr="00040147" w:rsidDel="00935D6C">
              <w:rPr>
                <w:noProof/>
                <w:rPrChange w:id="231" w:author="冰 李" w:date="2026-05-10T14:02:00Z" w16du:dateUtc="2026-05-10T06:02:00Z">
                  <w:rPr>
                    <w:rFonts w:ascii="宋体" w:hAnsi="宋体"/>
                    <w:noProof/>
                  </w:rPr>
                </w:rPrChange>
              </w:rPr>
              <w:tab/>
            </w:r>
            <w:r w:rsidR="00F642EC" w:rsidRPr="00040147" w:rsidDel="00935D6C">
              <w:rPr>
                <w:noProof/>
                <w:rPrChange w:id="232" w:author="冰 李" w:date="2026-05-10T14:02:00Z" w16du:dateUtc="2026-05-10T06:02:00Z">
                  <w:rPr>
                    <w:rFonts w:ascii="宋体" w:hAnsi="宋体"/>
                    <w:noProof/>
                  </w:rPr>
                </w:rPrChange>
              </w:rPr>
              <w:delText>4</w:delText>
            </w:r>
          </w:del>
        </w:p>
        <w:p w14:paraId="264D4305" w14:textId="77777777" w:rsidR="00FB08F6" w:rsidRPr="00040147" w:rsidDel="00935D6C" w:rsidRDefault="00FB08F6" w:rsidP="009A6939">
          <w:pPr>
            <w:pStyle w:val="TOC2"/>
            <w:tabs>
              <w:tab w:val="right" w:leader="dot" w:pos="9016"/>
            </w:tabs>
            <w:spacing w:line="360" w:lineRule="auto"/>
            <w:ind w:left="480"/>
            <w:rPr>
              <w:del w:id="233" w:author="冠林 徐" w:date="2026-05-10T16:01:00Z" w16du:dateUtc="2026-05-10T08:01:00Z"/>
              <w:noProof/>
              <w:rPrChange w:id="234" w:author="冰 李" w:date="2026-05-10T14:02:00Z" w16du:dateUtc="2026-05-10T06:02:00Z">
                <w:rPr>
                  <w:del w:id="235" w:author="冠林 徐" w:date="2026-05-10T16:01:00Z" w16du:dateUtc="2026-05-10T08:01:00Z"/>
                  <w:rFonts w:ascii="宋体" w:hAnsi="宋体"/>
                  <w:noProof/>
                </w:rPr>
              </w:rPrChange>
            </w:rPr>
          </w:pPr>
          <w:del w:id="236" w:author="冠林 徐" w:date="2026-05-10T16:01:00Z" w16du:dateUtc="2026-05-10T08:01:00Z">
            <w:r w:rsidRPr="00935D6C" w:rsidDel="00935D6C">
              <w:rPr>
                <w:rPrChange w:id="237" w:author="冠林 徐" w:date="2026-05-10T16:01:00Z" w16du:dateUtc="2026-05-10T08:01:00Z">
                  <w:rPr>
                    <w:rStyle w:val="a5"/>
                    <w:rFonts w:ascii="宋体" w:hAnsi="宋体"/>
                    <w:noProof/>
                  </w:rPr>
                </w:rPrChange>
              </w:rPr>
              <w:delText xml:space="preserve">4.1 </w:delText>
            </w:r>
            <w:r w:rsidRPr="00935D6C" w:rsidDel="00935D6C">
              <w:rPr>
                <w:rPrChange w:id="238" w:author="冠林 徐" w:date="2026-05-10T16:01:00Z" w16du:dateUtc="2026-05-10T08:01:00Z">
                  <w:rPr>
                    <w:rStyle w:val="a5"/>
                    <w:rFonts w:ascii="宋体" w:hAnsi="宋体"/>
                    <w:noProof/>
                  </w:rPr>
                </w:rPrChange>
              </w:rPr>
              <w:delText>文件清单与统一编号</w:delText>
            </w:r>
            <w:r w:rsidRPr="00040147" w:rsidDel="00935D6C">
              <w:rPr>
                <w:noProof/>
                <w:rPrChange w:id="239" w:author="冰 李" w:date="2026-05-10T14:02:00Z" w16du:dateUtc="2026-05-10T06:02:00Z">
                  <w:rPr>
                    <w:rFonts w:ascii="宋体" w:hAnsi="宋体"/>
                    <w:noProof/>
                  </w:rPr>
                </w:rPrChange>
              </w:rPr>
              <w:tab/>
            </w:r>
            <w:r w:rsidR="00F642EC" w:rsidRPr="00040147" w:rsidDel="00935D6C">
              <w:rPr>
                <w:noProof/>
                <w:rPrChange w:id="240" w:author="冰 李" w:date="2026-05-10T14:02:00Z" w16du:dateUtc="2026-05-10T06:02:00Z">
                  <w:rPr>
                    <w:rFonts w:ascii="宋体" w:hAnsi="宋体"/>
                    <w:noProof/>
                  </w:rPr>
                </w:rPrChange>
              </w:rPr>
              <w:delText>5</w:delText>
            </w:r>
          </w:del>
        </w:p>
        <w:p w14:paraId="7D10DB5F" w14:textId="77777777" w:rsidR="00FB08F6" w:rsidRPr="00040147" w:rsidDel="00935D6C" w:rsidRDefault="00FB08F6" w:rsidP="009A6939">
          <w:pPr>
            <w:pStyle w:val="TOC2"/>
            <w:tabs>
              <w:tab w:val="right" w:leader="dot" w:pos="9016"/>
            </w:tabs>
            <w:spacing w:line="360" w:lineRule="auto"/>
            <w:ind w:left="480"/>
            <w:rPr>
              <w:del w:id="241" w:author="冠林 徐" w:date="2026-05-10T16:01:00Z" w16du:dateUtc="2026-05-10T08:01:00Z"/>
              <w:noProof/>
              <w:rPrChange w:id="242" w:author="冰 李" w:date="2026-05-10T14:02:00Z" w16du:dateUtc="2026-05-10T06:02:00Z">
                <w:rPr>
                  <w:del w:id="243" w:author="冠林 徐" w:date="2026-05-10T16:01:00Z" w16du:dateUtc="2026-05-10T08:01:00Z"/>
                  <w:rFonts w:ascii="宋体" w:hAnsi="宋体"/>
                  <w:noProof/>
                </w:rPr>
              </w:rPrChange>
            </w:rPr>
          </w:pPr>
          <w:del w:id="244" w:author="冠林 徐" w:date="2026-05-10T16:01:00Z" w16du:dateUtc="2026-05-10T08:01:00Z">
            <w:r w:rsidRPr="00935D6C" w:rsidDel="00935D6C">
              <w:rPr>
                <w:rPrChange w:id="245" w:author="冠林 徐" w:date="2026-05-10T16:01:00Z" w16du:dateUtc="2026-05-10T08:01:00Z">
                  <w:rPr>
                    <w:rStyle w:val="a5"/>
                    <w:rFonts w:ascii="宋体" w:hAnsi="宋体"/>
                    <w:noProof/>
                  </w:rPr>
                </w:rPrChange>
              </w:rPr>
              <w:delText xml:space="preserve">4.2 </w:delText>
            </w:r>
            <w:r w:rsidRPr="00935D6C" w:rsidDel="00935D6C">
              <w:rPr>
                <w:rPrChange w:id="246" w:author="冠林 徐" w:date="2026-05-10T16:01:00Z" w16du:dateUtc="2026-05-10T08:01:00Z">
                  <w:rPr>
                    <w:rStyle w:val="a5"/>
                    <w:rFonts w:ascii="宋体" w:hAnsi="宋体"/>
                    <w:noProof/>
                  </w:rPr>
                </w:rPrChange>
              </w:rPr>
              <w:delText>多格式文本解析与</w:delText>
            </w:r>
            <w:r w:rsidRPr="00935D6C" w:rsidDel="00935D6C">
              <w:rPr>
                <w:rPrChange w:id="247" w:author="冠林 徐" w:date="2026-05-10T16:01:00Z" w16du:dateUtc="2026-05-10T08:01:00Z">
                  <w:rPr>
                    <w:rStyle w:val="a5"/>
                    <w:rFonts w:ascii="宋体" w:hAnsi="宋体"/>
                    <w:noProof/>
                  </w:rPr>
                </w:rPrChange>
              </w:rPr>
              <w:delText>OCR</w:delText>
            </w:r>
            <w:r w:rsidRPr="00935D6C" w:rsidDel="00935D6C">
              <w:rPr>
                <w:rPrChange w:id="248" w:author="冠林 徐" w:date="2026-05-10T16:01:00Z" w16du:dateUtc="2026-05-10T08:01:00Z">
                  <w:rPr>
                    <w:rStyle w:val="a5"/>
                    <w:rFonts w:ascii="宋体" w:hAnsi="宋体"/>
                    <w:noProof/>
                  </w:rPr>
                </w:rPrChange>
              </w:rPr>
              <w:delText>增强</w:delText>
            </w:r>
            <w:r w:rsidRPr="00040147" w:rsidDel="00935D6C">
              <w:rPr>
                <w:noProof/>
                <w:rPrChange w:id="249" w:author="冰 李" w:date="2026-05-10T14:02:00Z" w16du:dateUtc="2026-05-10T06:02:00Z">
                  <w:rPr>
                    <w:rFonts w:ascii="宋体" w:hAnsi="宋体"/>
                    <w:noProof/>
                  </w:rPr>
                </w:rPrChange>
              </w:rPr>
              <w:tab/>
            </w:r>
            <w:r w:rsidR="00F642EC" w:rsidRPr="00040147" w:rsidDel="00935D6C">
              <w:rPr>
                <w:noProof/>
                <w:rPrChange w:id="250" w:author="冰 李" w:date="2026-05-10T14:02:00Z" w16du:dateUtc="2026-05-10T06:02:00Z">
                  <w:rPr>
                    <w:rFonts w:ascii="宋体" w:hAnsi="宋体"/>
                    <w:noProof/>
                  </w:rPr>
                </w:rPrChange>
              </w:rPr>
              <w:delText>5</w:delText>
            </w:r>
          </w:del>
        </w:p>
        <w:p w14:paraId="0ABCD36F" w14:textId="77777777" w:rsidR="00FB08F6" w:rsidRPr="00040147" w:rsidDel="00935D6C" w:rsidRDefault="00FB08F6" w:rsidP="009A6939">
          <w:pPr>
            <w:pStyle w:val="TOC2"/>
            <w:tabs>
              <w:tab w:val="right" w:leader="dot" w:pos="9016"/>
            </w:tabs>
            <w:spacing w:line="360" w:lineRule="auto"/>
            <w:ind w:left="480"/>
            <w:rPr>
              <w:del w:id="251" w:author="冠林 徐" w:date="2026-05-10T16:01:00Z" w16du:dateUtc="2026-05-10T08:01:00Z"/>
              <w:noProof/>
              <w:rPrChange w:id="252" w:author="冰 李" w:date="2026-05-10T14:02:00Z" w16du:dateUtc="2026-05-10T06:02:00Z">
                <w:rPr>
                  <w:del w:id="253" w:author="冠林 徐" w:date="2026-05-10T16:01:00Z" w16du:dateUtc="2026-05-10T08:01:00Z"/>
                  <w:rFonts w:ascii="宋体" w:hAnsi="宋体"/>
                  <w:noProof/>
                </w:rPr>
              </w:rPrChange>
            </w:rPr>
          </w:pPr>
          <w:del w:id="254" w:author="冠林 徐" w:date="2026-05-10T16:01:00Z" w16du:dateUtc="2026-05-10T08:01:00Z">
            <w:r w:rsidRPr="00935D6C" w:rsidDel="00935D6C">
              <w:rPr>
                <w:rPrChange w:id="255" w:author="冠林 徐" w:date="2026-05-10T16:01:00Z" w16du:dateUtc="2026-05-10T08:01:00Z">
                  <w:rPr>
                    <w:rStyle w:val="a5"/>
                    <w:rFonts w:ascii="宋体" w:hAnsi="宋体"/>
                    <w:noProof/>
                  </w:rPr>
                </w:rPrChange>
              </w:rPr>
              <w:delText xml:space="preserve">4.3 </w:delText>
            </w:r>
            <w:r w:rsidRPr="00935D6C" w:rsidDel="00935D6C">
              <w:rPr>
                <w:rPrChange w:id="256" w:author="冠林 徐" w:date="2026-05-10T16:01:00Z" w16du:dateUtc="2026-05-10T08:01:00Z">
                  <w:rPr>
                    <w:rStyle w:val="a5"/>
                    <w:rFonts w:ascii="宋体" w:hAnsi="宋体"/>
                    <w:noProof/>
                  </w:rPr>
                </w:rPrChange>
              </w:rPr>
              <w:delText>文本降噪与特征构建</w:delText>
            </w:r>
            <w:r w:rsidRPr="00040147" w:rsidDel="00935D6C">
              <w:rPr>
                <w:noProof/>
                <w:rPrChange w:id="257" w:author="冰 李" w:date="2026-05-10T14:02:00Z" w16du:dateUtc="2026-05-10T06:02:00Z">
                  <w:rPr>
                    <w:rFonts w:ascii="宋体" w:hAnsi="宋体"/>
                    <w:noProof/>
                  </w:rPr>
                </w:rPrChange>
              </w:rPr>
              <w:tab/>
            </w:r>
            <w:r w:rsidR="00F642EC" w:rsidRPr="00040147" w:rsidDel="00935D6C">
              <w:rPr>
                <w:noProof/>
                <w:rPrChange w:id="258" w:author="冰 李" w:date="2026-05-10T14:02:00Z" w16du:dateUtc="2026-05-10T06:02:00Z">
                  <w:rPr>
                    <w:rFonts w:ascii="宋体" w:hAnsi="宋体"/>
                    <w:noProof/>
                  </w:rPr>
                </w:rPrChange>
              </w:rPr>
              <w:delText>5</w:delText>
            </w:r>
          </w:del>
        </w:p>
        <w:p w14:paraId="09080FFC" w14:textId="77777777" w:rsidR="00FB08F6" w:rsidRPr="00040147" w:rsidDel="00935D6C" w:rsidRDefault="00FB08F6" w:rsidP="009A6939">
          <w:pPr>
            <w:pStyle w:val="TOC1"/>
            <w:tabs>
              <w:tab w:val="right" w:leader="dot" w:pos="9016"/>
            </w:tabs>
            <w:spacing w:line="360" w:lineRule="auto"/>
            <w:rPr>
              <w:del w:id="259" w:author="冠林 徐" w:date="2026-05-10T16:01:00Z" w16du:dateUtc="2026-05-10T08:01:00Z"/>
              <w:noProof/>
              <w:rPrChange w:id="260" w:author="冰 李" w:date="2026-05-10T14:02:00Z" w16du:dateUtc="2026-05-10T06:02:00Z">
                <w:rPr>
                  <w:del w:id="261" w:author="冠林 徐" w:date="2026-05-10T16:01:00Z" w16du:dateUtc="2026-05-10T08:01:00Z"/>
                  <w:rFonts w:ascii="宋体" w:hAnsi="宋体"/>
                  <w:noProof/>
                </w:rPr>
              </w:rPrChange>
            </w:rPr>
          </w:pPr>
          <w:del w:id="262" w:author="冠林 徐" w:date="2026-05-10T16:01:00Z" w16du:dateUtc="2026-05-10T08:01:00Z">
            <w:r w:rsidRPr="00935D6C" w:rsidDel="00935D6C">
              <w:rPr>
                <w:rPrChange w:id="263" w:author="冠林 徐" w:date="2026-05-10T16:01:00Z" w16du:dateUtc="2026-05-10T08:01:00Z">
                  <w:rPr>
                    <w:rStyle w:val="a5"/>
                    <w:rFonts w:ascii="宋体" w:hAnsi="宋体"/>
                    <w:noProof/>
                  </w:rPr>
                </w:rPrChange>
              </w:rPr>
              <w:delText xml:space="preserve">5 </w:delText>
            </w:r>
            <w:r w:rsidRPr="00935D6C" w:rsidDel="00935D6C">
              <w:rPr>
                <w:rPrChange w:id="264" w:author="冠林 徐" w:date="2026-05-10T16:01:00Z" w16du:dateUtc="2026-05-10T08:01:00Z">
                  <w:rPr>
                    <w:rStyle w:val="a5"/>
                    <w:rFonts w:ascii="宋体" w:hAnsi="宋体"/>
                    <w:noProof/>
                  </w:rPr>
                </w:rPrChange>
              </w:rPr>
              <w:delText>问题一：历史文件主题体系构建</w:delText>
            </w:r>
            <w:r w:rsidRPr="00040147" w:rsidDel="00935D6C">
              <w:rPr>
                <w:noProof/>
                <w:rPrChange w:id="265" w:author="冰 李" w:date="2026-05-10T14:02:00Z" w16du:dateUtc="2026-05-10T06:02:00Z">
                  <w:rPr>
                    <w:rFonts w:ascii="宋体" w:hAnsi="宋体"/>
                    <w:noProof/>
                  </w:rPr>
                </w:rPrChange>
              </w:rPr>
              <w:tab/>
            </w:r>
            <w:r w:rsidR="00F642EC" w:rsidRPr="00040147" w:rsidDel="00935D6C">
              <w:rPr>
                <w:noProof/>
                <w:rPrChange w:id="266" w:author="冰 李" w:date="2026-05-10T14:02:00Z" w16du:dateUtc="2026-05-10T06:02:00Z">
                  <w:rPr>
                    <w:rFonts w:ascii="宋体" w:hAnsi="宋体"/>
                    <w:noProof/>
                  </w:rPr>
                </w:rPrChange>
              </w:rPr>
              <w:delText>6</w:delText>
            </w:r>
          </w:del>
        </w:p>
        <w:p w14:paraId="1559F50A" w14:textId="77777777" w:rsidR="00FB08F6" w:rsidRPr="00040147" w:rsidDel="00935D6C" w:rsidRDefault="00FB08F6" w:rsidP="009A6939">
          <w:pPr>
            <w:pStyle w:val="TOC2"/>
            <w:tabs>
              <w:tab w:val="right" w:leader="dot" w:pos="9016"/>
            </w:tabs>
            <w:spacing w:line="360" w:lineRule="auto"/>
            <w:ind w:left="480"/>
            <w:rPr>
              <w:del w:id="267" w:author="冠林 徐" w:date="2026-05-10T16:01:00Z" w16du:dateUtc="2026-05-10T08:01:00Z"/>
              <w:noProof/>
              <w:rPrChange w:id="268" w:author="冰 李" w:date="2026-05-10T14:02:00Z" w16du:dateUtc="2026-05-10T06:02:00Z">
                <w:rPr>
                  <w:del w:id="269" w:author="冠林 徐" w:date="2026-05-10T16:01:00Z" w16du:dateUtc="2026-05-10T08:01:00Z"/>
                  <w:rFonts w:ascii="宋体" w:hAnsi="宋体"/>
                  <w:noProof/>
                </w:rPr>
              </w:rPrChange>
            </w:rPr>
          </w:pPr>
          <w:del w:id="270" w:author="冠林 徐" w:date="2026-05-10T16:01:00Z" w16du:dateUtc="2026-05-10T08:01:00Z">
            <w:r w:rsidRPr="00935D6C" w:rsidDel="00935D6C">
              <w:rPr>
                <w:rPrChange w:id="271" w:author="冠林 徐" w:date="2026-05-10T16:01:00Z" w16du:dateUtc="2026-05-10T08:01:00Z">
                  <w:rPr>
                    <w:rStyle w:val="a5"/>
                    <w:rFonts w:ascii="宋体" w:hAnsi="宋体"/>
                    <w:noProof/>
                  </w:rPr>
                </w:rPrChange>
              </w:rPr>
              <w:delText xml:space="preserve">5.1 </w:delText>
            </w:r>
            <w:r w:rsidRPr="00935D6C" w:rsidDel="00935D6C">
              <w:rPr>
                <w:rPrChange w:id="272" w:author="冠林 徐" w:date="2026-05-10T16:01:00Z" w16du:dateUtc="2026-05-10T08:01:00Z">
                  <w:rPr>
                    <w:rStyle w:val="a5"/>
                    <w:rFonts w:ascii="宋体" w:hAnsi="宋体"/>
                    <w:noProof/>
                  </w:rPr>
                </w:rPrChange>
              </w:rPr>
              <w:delText>建模目标</w:delText>
            </w:r>
            <w:r w:rsidRPr="00040147" w:rsidDel="00935D6C">
              <w:rPr>
                <w:noProof/>
                <w:rPrChange w:id="273" w:author="冰 李" w:date="2026-05-10T14:02:00Z" w16du:dateUtc="2026-05-10T06:02:00Z">
                  <w:rPr>
                    <w:rFonts w:ascii="宋体" w:hAnsi="宋体"/>
                    <w:noProof/>
                  </w:rPr>
                </w:rPrChange>
              </w:rPr>
              <w:tab/>
            </w:r>
            <w:r w:rsidR="00F642EC" w:rsidRPr="00040147" w:rsidDel="00935D6C">
              <w:rPr>
                <w:noProof/>
                <w:rPrChange w:id="274" w:author="冰 李" w:date="2026-05-10T14:02:00Z" w16du:dateUtc="2026-05-10T06:02:00Z">
                  <w:rPr>
                    <w:rFonts w:ascii="宋体" w:hAnsi="宋体"/>
                    <w:noProof/>
                  </w:rPr>
                </w:rPrChange>
              </w:rPr>
              <w:delText>6</w:delText>
            </w:r>
          </w:del>
        </w:p>
        <w:p w14:paraId="371A46D7" w14:textId="77777777" w:rsidR="00FB08F6" w:rsidRPr="00040147" w:rsidDel="00935D6C" w:rsidRDefault="00FB08F6" w:rsidP="009A6939">
          <w:pPr>
            <w:pStyle w:val="TOC2"/>
            <w:tabs>
              <w:tab w:val="right" w:leader="dot" w:pos="9016"/>
            </w:tabs>
            <w:spacing w:line="360" w:lineRule="auto"/>
            <w:ind w:left="480"/>
            <w:rPr>
              <w:del w:id="275" w:author="冠林 徐" w:date="2026-05-10T16:01:00Z" w16du:dateUtc="2026-05-10T08:01:00Z"/>
              <w:noProof/>
              <w:rPrChange w:id="276" w:author="冰 李" w:date="2026-05-10T14:02:00Z" w16du:dateUtc="2026-05-10T06:02:00Z">
                <w:rPr>
                  <w:del w:id="277" w:author="冠林 徐" w:date="2026-05-10T16:01:00Z" w16du:dateUtc="2026-05-10T08:01:00Z"/>
                  <w:rFonts w:ascii="宋体" w:hAnsi="宋体"/>
                  <w:noProof/>
                </w:rPr>
              </w:rPrChange>
            </w:rPr>
          </w:pPr>
          <w:del w:id="278" w:author="冠林 徐" w:date="2026-05-10T16:01:00Z" w16du:dateUtc="2026-05-10T08:01:00Z">
            <w:r w:rsidRPr="00935D6C" w:rsidDel="00935D6C">
              <w:rPr>
                <w:rPrChange w:id="279" w:author="冠林 徐" w:date="2026-05-10T16:01:00Z" w16du:dateUtc="2026-05-10T08:01:00Z">
                  <w:rPr>
                    <w:rStyle w:val="a5"/>
                    <w:rFonts w:ascii="宋体" w:hAnsi="宋体"/>
                    <w:noProof/>
                  </w:rPr>
                </w:rPrChange>
              </w:rPr>
              <w:delText>5.2 TF-IDF</w:delText>
            </w:r>
            <w:r w:rsidRPr="00935D6C" w:rsidDel="00935D6C">
              <w:rPr>
                <w:rPrChange w:id="280" w:author="冠林 徐" w:date="2026-05-10T16:01:00Z" w16du:dateUtc="2026-05-10T08:01:00Z">
                  <w:rPr>
                    <w:rStyle w:val="a5"/>
                    <w:rFonts w:ascii="宋体" w:hAnsi="宋体"/>
                    <w:noProof/>
                  </w:rPr>
                </w:rPrChange>
              </w:rPr>
              <w:delText>文本表示</w:delText>
            </w:r>
            <w:r w:rsidRPr="00040147" w:rsidDel="00935D6C">
              <w:rPr>
                <w:noProof/>
                <w:rPrChange w:id="281" w:author="冰 李" w:date="2026-05-10T14:02:00Z" w16du:dateUtc="2026-05-10T06:02:00Z">
                  <w:rPr>
                    <w:rFonts w:ascii="宋体" w:hAnsi="宋体"/>
                    <w:noProof/>
                  </w:rPr>
                </w:rPrChange>
              </w:rPr>
              <w:tab/>
            </w:r>
            <w:r w:rsidR="00F642EC" w:rsidRPr="00040147" w:rsidDel="00935D6C">
              <w:rPr>
                <w:noProof/>
                <w:rPrChange w:id="282" w:author="冰 李" w:date="2026-05-10T14:02:00Z" w16du:dateUtc="2026-05-10T06:02:00Z">
                  <w:rPr>
                    <w:rFonts w:ascii="宋体" w:hAnsi="宋体"/>
                    <w:noProof/>
                  </w:rPr>
                </w:rPrChange>
              </w:rPr>
              <w:delText>6</w:delText>
            </w:r>
          </w:del>
        </w:p>
        <w:p w14:paraId="061C8784" w14:textId="77777777" w:rsidR="00FB08F6" w:rsidRPr="00040147" w:rsidDel="00935D6C" w:rsidRDefault="00FB08F6" w:rsidP="009A6939">
          <w:pPr>
            <w:pStyle w:val="TOC2"/>
            <w:tabs>
              <w:tab w:val="right" w:leader="dot" w:pos="9016"/>
            </w:tabs>
            <w:spacing w:line="360" w:lineRule="auto"/>
            <w:ind w:left="480"/>
            <w:rPr>
              <w:del w:id="283" w:author="冠林 徐" w:date="2026-05-10T16:01:00Z" w16du:dateUtc="2026-05-10T08:01:00Z"/>
              <w:noProof/>
              <w:rPrChange w:id="284" w:author="冰 李" w:date="2026-05-10T14:02:00Z" w16du:dateUtc="2026-05-10T06:02:00Z">
                <w:rPr>
                  <w:del w:id="285" w:author="冠林 徐" w:date="2026-05-10T16:01:00Z" w16du:dateUtc="2026-05-10T08:01:00Z"/>
                  <w:rFonts w:ascii="宋体" w:hAnsi="宋体"/>
                  <w:noProof/>
                </w:rPr>
              </w:rPrChange>
            </w:rPr>
          </w:pPr>
          <w:del w:id="286" w:author="冠林 徐" w:date="2026-05-10T16:01:00Z" w16du:dateUtc="2026-05-10T08:01:00Z">
            <w:r w:rsidRPr="00935D6C" w:rsidDel="00935D6C">
              <w:rPr>
                <w:rPrChange w:id="287" w:author="冠林 徐" w:date="2026-05-10T16:01:00Z" w16du:dateUtc="2026-05-10T08:01:00Z">
                  <w:rPr>
                    <w:rStyle w:val="a5"/>
                    <w:rFonts w:ascii="宋体" w:hAnsi="宋体"/>
                    <w:noProof/>
                  </w:rPr>
                </w:rPrChange>
              </w:rPr>
              <w:delText>5.3 SVD</w:delText>
            </w:r>
            <w:r w:rsidRPr="00935D6C" w:rsidDel="00935D6C">
              <w:rPr>
                <w:rPrChange w:id="288" w:author="冠林 徐" w:date="2026-05-10T16:01:00Z" w16du:dateUtc="2026-05-10T08:01:00Z">
                  <w:rPr>
                    <w:rStyle w:val="a5"/>
                    <w:rFonts w:ascii="宋体" w:hAnsi="宋体"/>
                    <w:noProof/>
                  </w:rPr>
                </w:rPrChange>
              </w:rPr>
              <w:delText>降维与主题空间构建</w:delText>
            </w:r>
            <w:r w:rsidRPr="00040147" w:rsidDel="00935D6C">
              <w:rPr>
                <w:noProof/>
                <w:rPrChange w:id="289" w:author="冰 李" w:date="2026-05-10T14:02:00Z" w16du:dateUtc="2026-05-10T06:02:00Z">
                  <w:rPr>
                    <w:rFonts w:ascii="宋体" w:hAnsi="宋体"/>
                    <w:noProof/>
                  </w:rPr>
                </w:rPrChange>
              </w:rPr>
              <w:tab/>
            </w:r>
            <w:r w:rsidR="00F642EC" w:rsidRPr="00040147" w:rsidDel="00935D6C">
              <w:rPr>
                <w:noProof/>
                <w:rPrChange w:id="290" w:author="冰 李" w:date="2026-05-10T14:02:00Z" w16du:dateUtc="2026-05-10T06:02:00Z">
                  <w:rPr>
                    <w:rFonts w:ascii="宋体" w:hAnsi="宋体"/>
                    <w:noProof/>
                  </w:rPr>
                </w:rPrChange>
              </w:rPr>
              <w:delText>7</w:delText>
            </w:r>
          </w:del>
        </w:p>
        <w:p w14:paraId="0F878B87" w14:textId="77777777" w:rsidR="00FB08F6" w:rsidRPr="00040147" w:rsidDel="00935D6C" w:rsidRDefault="00FB08F6" w:rsidP="009A6939">
          <w:pPr>
            <w:pStyle w:val="TOC2"/>
            <w:tabs>
              <w:tab w:val="right" w:leader="dot" w:pos="9016"/>
            </w:tabs>
            <w:spacing w:line="360" w:lineRule="auto"/>
            <w:ind w:left="480"/>
            <w:rPr>
              <w:del w:id="291" w:author="冠林 徐" w:date="2026-05-10T16:01:00Z" w16du:dateUtc="2026-05-10T08:01:00Z"/>
              <w:noProof/>
              <w:rPrChange w:id="292" w:author="冰 李" w:date="2026-05-10T14:02:00Z" w16du:dateUtc="2026-05-10T06:02:00Z">
                <w:rPr>
                  <w:del w:id="293" w:author="冠林 徐" w:date="2026-05-10T16:01:00Z" w16du:dateUtc="2026-05-10T08:01:00Z"/>
                  <w:rFonts w:ascii="宋体" w:hAnsi="宋体"/>
                  <w:noProof/>
                </w:rPr>
              </w:rPrChange>
            </w:rPr>
          </w:pPr>
          <w:del w:id="294" w:author="冠林 徐" w:date="2026-05-10T16:01:00Z" w16du:dateUtc="2026-05-10T08:01:00Z">
            <w:r w:rsidRPr="00935D6C" w:rsidDel="00935D6C">
              <w:rPr>
                <w:rPrChange w:id="295" w:author="冠林 徐" w:date="2026-05-10T16:01:00Z" w16du:dateUtc="2026-05-10T08:01:00Z">
                  <w:rPr>
                    <w:rStyle w:val="a5"/>
                    <w:rFonts w:ascii="宋体" w:hAnsi="宋体"/>
                    <w:noProof/>
                  </w:rPr>
                </w:rPrChange>
              </w:rPr>
              <w:delText>5.4 MiniBatchKMeans</w:delText>
            </w:r>
            <w:r w:rsidRPr="00935D6C" w:rsidDel="00935D6C">
              <w:rPr>
                <w:rPrChange w:id="296" w:author="冠林 徐" w:date="2026-05-10T16:01:00Z" w16du:dateUtc="2026-05-10T08:01:00Z">
                  <w:rPr>
                    <w:rStyle w:val="a5"/>
                    <w:rFonts w:ascii="宋体" w:hAnsi="宋体"/>
                    <w:noProof/>
                  </w:rPr>
                </w:rPrChange>
              </w:rPr>
              <w:delText>主题发现</w:delText>
            </w:r>
            <w:r w:rsidRPr="00040147" w:rsidDel="00935D6C">
              <w:rPr>
                <w:noProof/>
                <w:rPrChange w:id="297" w:author="冰 李" w:date="2026-05-10T14:02:00Z" w16du:dateUtc="2026-05-10T06:02:00Z">
                  <w:rPr>
                    <w:rFonts w:ascii="宋体" w:hAnsi="宋体"/>
                    <w:noProof/>
                  </w:rPr>
                </w:rPrChange>
              </w:rPr>
              <w:tab/>
            </w:r>
            <w:r w:rsidR="00F642EC" w:rsidRPr="00040147" w:rsidDel="00935D6C">
              <w:rPr>
                <w:noProof/>
                <w:rPrChange w:id="298" w:author="冰 李" w:date="2026-05-10T14:02:00Z" w16du:dateUtc="2026-05-10T06:02:00Z">
                  <w:rPr>
                    <w:rFonts w:ascii="宋体" w:hAnsi="宋体"/>
                    <w:noProof/>
                  </w:rPr>
                </w:rPrChange>
              </w:rPr>
              <w:delText>7</w:delText>
            </w:r>
          </w:del>
        </w:p>
        <w:p w14:paraId="5E0072D6" w14:textId="77777777" w:rsidR="00FB08F6" w:rsidRPr="00040147" w:rsidDel="00935D6C" w:rsidRDefault="00FB08F6" w:rsidP="009A6939">
          <w:pPr>
            <w:pStyle w:val="TOC2"/>
            <w:tabs>
              <w:tab w:val="right" w:leader="dot" w:pos="9016"/>
            </w:tabs>
            <w:spacing w:line="360" w:lineRule="auto"/>
            <w:ind w:left="480"/>
            <w:rPr>
              <w:del w:id="299" w:author="冠林 徐" w:date="2026-05-10T16:01:00Z" w16du:dateUtc="2026-05-10T08:01:00Z"/>
              <w:noProof/>
              <w:rPrChange w:id="300" w:author="冰 李" w:date="2026-05-10T14:02:00Z" w16du:dateUtc="2026-05-10T06:02:00Z">
                <w:rPr>
                  <w:del w:id="301" w:author="冠林 徐" w:date="2026-05-10T16:01:00Z" w16du:dateUtc="2026-05-10T08:01:00Z"/>
                  <w:rFonts w:ascii="宋体" w:hAnsi="宋体"/>
                  <w:noProof/>
                </w:rPr>
              </w:rPrChange>
            </w:rPr>
          </w:pPr>
          <w:del w:id="302" w:author="冠林 徐" w:date="2026-05-10T16:01:00Z" w16du:dateUtc="2026-05-10T08:01:00Z">
            <w:r w:rsidRPr="00935D6C" w:rsidDel="00935D6C">
              <w:rPr>
                <w:rPrChange w:id="303" w:author="冠林 徐" w:date="2026-05-10T16:01:00Z" w16du:dateUtc="2026-05-10T08:01:00Z">
                  <w:rPr>
                    <w:rStyle w:val="a5"/>
                    <w:rFonts w:ascii="宋体" w:hAnsi="宋体"/>
                    <w:noProof/>
                  </w:rPr>
                </w:rPrChange>
              </w:rPr>
              <w:delText>5.5 k</w:delText>
            </w:r>
            <w:r w:rsidRPr="00935D6C" w:rsidDel="00935D6C">
              <w:rPr>
                <w:rPrChange w:id="304" w:author="冠林 徐" w:date="2026-05-10T16:01:00Z" w16du:dateUtc="2026-05-10T08:01:00Z">
                  <w:rPr>
                    <w:rStyle w:val="a5"/>
                    <w:rFonts w:ascii="宋体" w:hAnsi="宋体"/>
                    <w:noProof/>
                  </w:rPr>
                </w:rPrChange>
              </w:rPr>
              <w:delText>值消融实验与模型选择</w:delText>
            </w:r>
            <w:r w:rsidRPr="00040147" w:rsidDel="00935D6C">
              <w:rPr>
                <w:noProof/>
                <w:rPrChange w:id="305" w:author="冰 李" w:date="2026-05-10T14:02:00Z" w16du:dateUtc="2026-05-10T06:02:00Z">
                  <w:rPr>
                    <w:rFonts w:ascii="宋体" w:hAnsi="宋体"/>
                    <w:noProof/>
                  </w:rPr>
                </w:rPrChange>
              </w:rPr>
              <w:tab/>
            </w:r>
            <w:r w:rsidR="00F642EC" w:rsidRPr="00040147" w:rsidDel="00935D6C">
              <w:rPr>
                <w:noProof/>
                <w:rPrChange w:id="306" w:author="冰 李" w:date="2026-05-10T14:02:00Z" w16du:dateUtc="2026-05-10T06:02:00Z">
                  <w:rPr>
                    <w:rFonts w:ascii="宋体" w:hAnsi="宋体"/>
                    <w:noProof/>
                  </w:rPr>
                </w:rPrChange>
              </w:rPr>
              <w:delText>7</w:delText>
            </w:r>
          </w:del>
        </w:p>
        <w:p w14:paraId="52426FCE" w14:textId="77777777" w:rsidR="00FB08F6" w:rsidRPr="00040147" w:rsidDel="00935D6C" w:rsidRDefault="00FB08F6" w:rsidP="009A6939">
          <w:pPr>
            <w:pStyle w:val="TOC2"/>
            <w:tabs>
              <w:tab w:val="right" w:leader="dot" w:pos="9016"/>
            </w:tabs>
            <w:spacing w:line="360" w:lineRule="auto"/>
            <w:ind w:left="480"/>
            <w:rPr>
              <w:del w:id="307" w:author="冠林 徐" w:date="2026-05-10T16:01:00Z" w16du:dateUtc="2026-05-10T08:01:00Z"/>
              <w:noProof/>
              <w:rPrChange w:id="308" w:author="冰 李" w:date="2026-05-10T14:02:00Z" w16du:dateUtc="2026-05-10T06:02:00Z">
                <w:rPr>
                  <w:del w:id="309" w:author="冠林 徐" w:date="2026-05-10T16:01:00Z" w16du:dateUtc="2026-05-10T08:01:00Z"/>
                  <w:rFonts w:ascii="宋体" w:hAnsi="宋体"/>
                  <w:noProof/>
                </w:rPr>
              </w:rPrChange>
            </w:rPr>
          </w:pPr>
          <w:del w:id="310" w:author="冠林 徐" w:date="2026-05-10T16:01:00Z" w16du:dateUtc="2026-05-10T08:01:00Z">
            <w:r w:rsidRPr="00935D6C" w:rsidDel="00935D6C">
              <w:rPr>
                <w:rPrChange w:id="311" w:author="冠林 徐" w:date="2026-05-10T16:01:00Z" w16du:dateUtc="2026-05-10T08:01:00Z">
                  <w:rPr>
                    <w:rStyle w:val="a5"/>
                    <w:rFonts w:ascii="宋体" w:hAnsi="宋体"/>
                    <w:noProof/>
                  </w:rPr>
                </w:rPrChange>
              </w:rPr>
              <w:delText xml:space="preserve">5.6 </w:delText>
            </w:r>
            <w:r w:rsidRPr="00935D6C" w:rsidDel="00935D6C">
              <w:rPr>
                <w:rPrChange w:id="312" w:author="冠林 徐" w:date="2026-05-10T16:01:00Z" w16du:dateUtc="2026-05-10T08:01:00Z">
                  <w:rPr>
                    <w:rStyle w:val="a5"/>
                    <w:rFonts w:ascii="宋体" w:hAnsi="宋体"/>
                    <w:noProof/>
                  </w:rPr>
                </w:rPrChange>
              </w:rPr>
              <w:delText>主题族归并</w:delText>
            </w:r>
            <w:r w:rsidRPr="00040147" w:rsidDel="00935D6C">
              <w:rPr>
                <w:noProof/>
                <w:rPrChange w:id="313" w:author="冰 李" w:date="2026-05-10T14:02:00Z" w16du:dateUtc="2026-05-10T06:02:00Z">
                  <w:rPr>
                    <w:rFonts w:ascii="宋体" w:hAnsi="宋体"/>
                    <w:noProof/>
                  </w:rPr>
                </w:rPrChange>
              </w:rPr>
              <w:tab/>
            </w:r>
            <w:r w:rsidR="00F642EC" w:rsidRPr="00040147" w:rsidDel="00935D6C">
              <w:rPr>
                <w:noProof/>
                <w:rPrChange w:id="314" w:author="冰 李" w:date="2026-05-10T14:02:00Z" w16du:dateUtc="2026-05-10T06:02:00Z">
                  <w:rPr>
                    <w:rFonts w:ascii="宋体" w:hAnsi="宋体"/>
                    <w:noProof/>
                  </w:rPr>
                </w:rPrChange>
              </w:rPr>
              <w:delText>8</w:delText>
            </w:r>
          </w:del>
        </w:p>
        <w:p w14:paraId="59C81989" w14:textId="77777777" w:rsidR="00FB08F6" w:rsidRPr="00040147" w:rsidDel="00935D6C" w:rsidRDefault="00FB08F6" w:rsidP="009A6939">
          <w:pPr>
            <w:pStyle w:val="TOC1"/>
            <w:tabs>
              <w:tab w:val="right" w:leader="dot" w:pos="9016"/>
            </w:tabs>
            <w:spacing w:line="360" w:lineRule="auto"/>
            <w:rPr>
              <w:del w:id="315" w:author="冠林 徐" w:date="2026-05-10T16:01:00Z" w16du:dateUtc="2026-05-10T08:01:00Z"/>
              <w:noProof/>
              <w:rPrChange w:id="316" w:author="冰 李" w:date="2026-05-10T14:02:00Z" w16du:dateUtc="2026-05-10T06:02:00Z">
                <w:rPr>
                  <w:del w:id="317" w:author="冠林 徐" w:date="2026-05-10T16:01:00Z" w16du:dateUtc="2026-05-10T08:01:00Z"/>
                  <w:rFonts w:ascii="宋体" w:hAnsi="宋体"/>
                  <w:noProof/>
                </w:rPr>
              </w:rPrChange>
            </w:rPr>
          </w:pPr>
          <w:del w:id="318" w:author="冠林 徐" w:date="2026-05-10T16:01:00Z" w16du:dateUtc="2026-05-10T08:01:00Z">
            <w:r w:rsidRPr="00935D6C" w:rsidDel="00935D6C">
              <w:rPr>
                <w:rPrChange w:id="319" w:author="冠林 徐" w:date="2026-05-10T16:01:00Z" w16du:dateUtc="2026-05-10T08:01:00Z">
                  <w:rPr>
                    <w:rStyle w:val="a5"/>
                    <w:rFonts w:ascii="宋体" w:hAnsi="宋体"/>
                    <w:noProof/>
                  </w:rPr>
                </w:rPrChange>
              </w:rPr>
              <w:delText xml:space="preserve">6 </w:delText>
            </w:r>
            <w:r w:rsidRPr="00935D6C" w:rsidDel="00935D6C">
              <w:rPr>
                <w:rPrChange w:id="320" w:author="冠林 徐" w:date="2026-05-10T16:01:00Z" w16du:dateUtc="2026-05-10T08:01:00Z">
                  <w:rPr>
                    <w:rStyle w:val="a5"/>
                    <w:rFonts w:ascii="宋体" w:hAnsi="宋体"/>
                    <w:noProof/>
                  </w:rPr>
                </w:rPrChange>
              </w:rPr>
              <w:delText>问题二：新文件归类模型</w:delText>
            </w:r>
            <w:r w:rsidRPr="00040147" w:rsidDel="00935D6C">
              <w:rPr>
                <w:noProof/>
                <w:rPrChange w:id="321" w:author="冰 李" w:date="2026-05-10T14:02:00Z" w16du:dateUtc="2026-05-10T06:02:00Z">
                  <w:rPr>
                    <w:rFonts w:ascii="宋体" w:hAnsi="宋体"/>
                    <w:noProof/>
                  </w:rPr>
                </w:rPrChange>
              </w:rPr>
              <w:tab/>
            </w:r>
            <w:r w:rsidR="00F642EC" w:rsidRPr="00040147" w:rsidDel="00935D6C">
              <w:rPr>
                <w:noProof/>
                <w:rPrChange w:id="322" w:author="冰 李" w:date="2026-05-10T14:02:00Z" w16du:dateUtc="2026-05-10T06:02:00Z">
                  <w:rPr>
                    <w:rFonts w:ascii="宋体" w:hAnsi="宋体"/>
                    <w:noProof/>
                  </w:rPr>
                </w:rPrChange>
              </w:rPr>
              <w:delText>9</w:delText>
            </w:r>
          </w:del>
        </w:p>
        <w:p w14:paraId="6C888598" w14:textId="77777777" w:rsidR="00FB08F6" w:rsidRPr="00040147" w:rsidDel="00935D6C" w:rsidRDefault="00FB08F6" w:rsidP="009A6939">
          <w:pPr>
            <w:pStyle w:val="TOC2"/>
            <w:tabs>
              <w:tab w:val="right" w:leader="dot" w:pos="9016"/>
            </w:tabs>
            <w:spacing w:line="360" w:lineRule="auto"/>
            <w:ind w:left="480"/>
            <w:rPr>
              <w:del w:id="323" w:author="冠林 徐" w:date="2026-05-10T16:01:00Z" w16du:dateUtc="2026-05-10T08:01:00Z"/>
              <w:noProof/>
              <w:rPrChange w:id="324" w:author="冰 李" w:date="2026-05-10T14:02:00Z" w16du:dateUtc="2026-05-10T06:02:00Z">
                <w:rPr>
                  <w:del w:id="325" w:author="冠林 徐" w:date="2026-05-10T16:01:00Z" w16du:dateUtc="2026-05-10T08:01:00Z"/>
                  <w:rFonts w:ascii="宋体" w:hAnsi="宋体"/>
                  <w:noProof/>
                </w:rPr>
              </w:rPrChange>
            </w:rPr>
          </w:pPr>
          <w:del w:id="326" w:author="冠林 徐" w:date="2026-05-10T16:01:00Z" w16du:dateUtc="2026-05-10T08:01:00Z">
            <w:r w:rsidRPr="00935D6C" w:rsidDel="00935D6C">
              <w:rPr>
                <w:rPrChange w:id="327" w:author="冠林 徐" w:date="2026-05-10T16:01:00Z" w16du:dateUtc="2026-05-10T08:01:00Z">
                  <w:rPr>
                    <w:rStyle w:val="a5"/>
                    <w:rFonts w:ascii="宋体" w:hAnsi="宋体"/>
                    <w:noProof/>
                  </w:rPr>
                </w:rPrChange>
              </w:rPr>
              <w:delText xml:space="preserve">6.1 </w:delText>
            </w:r>
            <w:r w:rsidRPr="00935D6C" w:rsidDel="00935D6C">
              <w:rPr>
                <w:rPrChange w:id="328" w:author="冠林 徐" w:date="2026-05-10T16:01:00Z" w16du:dateUtc="2026-05-10T08:01:00Z">
                  <w:rPr>
                    <w:rStyle w:val="a5"/>
                    <w:rFonts w:ascii="宋体" w:hAnsi="宋体"/>
                    <w:noProof/>
                  </w:rPr>
                </w:rPrChange>
              </w:rPr>
              <w:delText>建模目标</w:delText>
            </w:r>
            <w:r w:rsidRPr="00040147" w:rsidDel="00935D6C">
              <w:rPr>
                <w:noProof/>
                <w:rPrChange w:id="329" w:author="冰 李" w:date="2026-05-10T14:02:00Z" w16du:dateUtc="2026-05-10T06:02:00Z">
                  <w:rPr>
                    <w:rFonts w:ascii="宋体" w:hAnsi="宋体"/>
                    <w:noProof/>
                  </w:rPr>
                </w:rPrChange>
              </w:rPr>
              <w:tab/>
            </w:r>
            <w:r w:rsidR="00F642EC" w:rsidRPr="00040147" w:rsidDel="00935D6C">
              <w:rPr>
                <w:noProof/>
                <w:rPrChange w:id="330" w:author="冰 李" w:date="2026-05-10T14:02:00Z" w16du:dateUtc="2026-05-10T06:02:00Z">
                  <w:rPr>
                    <w:rFonts w:ascii="宋体" w:hAnsi="宋体"/>
                    <w:noProof/>
                  </w:rPr>
                </w:rPrChange>
              </w:rPr>
              <w:delText>9</w:delText>
            </w:r>
          </w:del>
        </w:p>
        <w:p w14:paraId="4C79F67A" w14:textId="77777777" w:rsidR="00FB08F6" w:rsidRPr="00040147" w:rsidDel="00935D6C" w:rsidRDefault="00FB08F6" w:rsidP="009A6939">
          <w:pPr>
            <w:pStyle w:val="TOC2"/>
            <w:tabs>
              <w:tab w:val="right" w:leader="dot" w:pos="9016"/>
            </w:tabs>
            <w:spacing w:line="360" w:lineRule="auto"/>
            <w:ind w:left="480"/>
            <w:rPr>
              <w:del w:id="331" w:author="冠林 徐" w:date="2026-05-10T16:01:00Z" w16du:dateUtc="2026-05-10T08:01:00Z"/>
              <w:noProof/>
              <w:rPrChange w:id="332" w:author="冰 李" w:date="2026-05-10T14:02:00Z" w16du:dateUtc="2026-05-10T06:02:00Z">
                <w:rPr>
                  <w:del w:id="333" w:author="冠林 徐" w:date="2026-05-10T16:01:00Z" w16du:dateUtc="2026-05-10T08:01:00Z"/>
                  <w:rFonts w:ascii="宋体" w:hAnsi="宋体"/>
                  <w:noProof/>
                </w:rPr>
              </w:rPrChange>
            </w:rPr>
          </w:pPr>
          <w:del w:id="334" w:author="冠林 徐" w:date="2026-05-10T16:01:00Z" w16du:dateUtc="2026-05-10T08:01:00Z">
            <w:r w:rsidRPr="00935D6C" w:rsidDel="00935D6C">
              <w:rPr>
                <w:rPrChange w:id="335" w:author="冠林 徐" w:date="2026-05-10T16:01:00Z" w16du:dateUtc="2026-05-10T08:01:00Z">
                  <w:rPr>
                    <w:rStyle w:val="a5"/>
                    <w:rFonts w:ascii="宋体" w:hAnsi="宋体"/>
                    <w:noProof/>
                  </w:rPr>
                </w:rPrChange>
              </w:rPr>
              <w:delText xml:space="preserve">6.2 </w:delText>
            </w:r>
            <w:r w:rsidRPr="00935D6C" w:rsidDel="00935D6C">
              <w:rPr>
                <w:rPrChange w:id="336" w:author="冠林 徐" w:date="2026-05-10T16:01:00Z" w16du:dateUtc="2026-05-10T08:01:00Z">
                  <w:rPr>
                    <w:rStyle w:val="a5"/>
                    <w:rFonts w:ascii="宋体" w:hAnsi="宋体"/>
                    <w:noProof/>
                  </w:rPr>
                </w:rPrChange>
              </w:rPr>
              <w:delText>主题词典构建</w:delText>
            </w:r>
            <w:r w:rsidRPr="00040147" w:rsidDel="00935D6C">
              <w:rPr>
                <w:noProof/>
                <w:rPrChange w:id="337" w:author="冰 李" w:date="2026-05-10T14:02:00Z" w16du:dateUtc="2026-05-10T06:02:00Z">
                  <w:rPr>
                    <w:rFonts w:ascii="宋体" w:hAnsi="宋体"/>
                    <w:noProof/>
                  </w:rPr>
                </w:rPrChange>
              </w:rPr>
              <w:tab/>
            </w:r>
            <w:r w:rsidR="00F642EC" w:rsidRPr="00040147" w:rsidDel="00935D6C">
              <w:rPr>
                <w:noProof/>
                <w:rPrChange w:id="338" w:author="冰 李" w:date="2026-05-10T14:02:00Z" w16du:dateUtc="2026-05-10T06:02:00Z">
                  <w:rPr>
                    <w:rFonts w:ascii="宋体" w:hAnsi="宋体"/>
                    <w:noProof/>
                  </w:rPr>
                </w:rPrChange>
              </w:rPr>
              <w:delText>9</w:delText>
            </w:r>
          </w:del>
        </w:p>
        <w:p w14:paraId="7DF193A3" w14:textId="77777777" w:rsidR="00FB08F6" w:rsidRPr="00040147" w:rsidDel="00935D6C" w:rsidRDefault="00FB08F6" w:rsidP="009A6939">
          <w:pPr>
            <w:pStyle w:val="TOC2"/>
            <w:tabs>
              <w:tab w:val="right" w:leader="dot" w:pos="9016"/>
            </w:tabs>
            <w:spacing w:line="360" w:lineRule="auto"/>
            <w:ind w:left="480"/>
            <w:rPr>
              <w:del w:id="339" w:author="冠林 徐" w:date="2026-05-10T16:01:00Z" w16du:dateUtc="2026-05-10T08:01:00Z"/>
              <w:noProof/>
              <w:rPrChange w:id="340" w:author="冰 李" w:date="2026-05-10T14:02:00Z" w16du:dateUtc="2026-05-10T06:02:00Z">
                <w:rPr>
                  <w:del w:id="341" w:author="冠林 徐" w:date="2026-05-10T16:01:00Z" w16du:dateUtc="2026-05-10T08:01:00Z"/>
                  <w:rFonts w:ascii="宋体" w:hAnsi="宋体"/>
                  <w:noProof/>
                </w:rPr>
              </w:rPrChange>
            </w:rPr>
          </w:pPr>
          <w:del w:id="342" w:author="冠林 徐" w:date="2026-05-10T16:01:00Z" w16du:dateUtc="2026-05-10T08:01:00Z">
            <w:r w:rsidRPr="00935D6C" w:rsidDel="00935D6C">
              <w:rPr>
                <w:rPrChange w:id="343" w:author="冠林 徐" w:date="2026-05-10T16:01:00Z" w16du:dateUtc="2026-05-10T08:01:00Z">
                  <w:rPr>
                    <w:rStyle w:val="a5"/>
                    <w:rFonts w:ascii="宋体" w:hAnsi="宋体"/>
                    <w:noProof/>
                  </w:rPr>
                </w:rPrChange>
              </w:rPr>
              <w:delText xml:space="preserve">6.3 </w:delText>
            </w:r>
            <w:r w:rsidRPr="00935D6C" w:rsidDel="00935D6C">
              <w:rPr>
                <w:rPrChange w:id="344" w:author="冠林 徐" w:date="2026-05-10T16:01:00Z" w16du:dateUtc="2026-05-10T08:01:00Z">
                  <w:rPr>
                    <w:rStyle w:val="a5"/>
                    <w:rFonts w:ascii="宋体" w:hAnsi="宋体"/>
                    <w:noProof/>
                  </w:rPr>
                </w:rPrChange>
              </w:rPr>
              <w:delText>字段加权相似度模型</w:delText>
            </w:r>
            <w:r w:rsidRPr="00040147" w:rsidDel="00935D6C">
              <w:rPr>
                <w:noProof/>
                <w:rPrChange w:id="345" w:author="冰 李" w:date="2026-05-10T14:02:00Z" w16du:dateUtc="2026-05-10T06:02:00Z">
                  <w:rPr>
                    <w:rFonts w:ascii="宋体" w:hAnsi="宋体"/>
                    <w:noProof/>
                  </w:rPr>
                </w:rPrChange>
              </w:rPr>
              <w:tab/>
            </w:r>
            <w:r w:rsidR="00F642EC" w:rsidRPr="00040147" w:rsidDel="00935D6C">
              <w:rPr>
                <w:noProof/>
                <w:rPrChange w:id="346" w:author="冰 李" w:date="2026-05-10T14:02:00Z" w16du:dateUtc="2026-05-10T06:02:00Z">
                  <w:rPr>
                    <w:rFonts w:ascii="宋体" w:hAnsi="宋体"/>
                    <w:noProof/>
                  </w:rPr>
                </w:rPrChange>
              </w:rPr>
              <w:delText>9</w:delText>
            </w:r>
          </w:del>
        </w:p>
        <w:p w14:paraId="37B9D4F1" w14:textId="77777777" w:rsidR="00FB08F6" w:rsidRPr="00040147" w:rsidDel="00935D6C" w:rsidRDefault="00FB08F6" w:rsidP="009A6939">
          <w:pPr>
            <w:pStyle w:val="TOC2"/>
            <w:tabs>
              <w:tab w:val="right" w:leader="dot" w:pos="9016"/>
            </w:tabs>
            <w:spacing w:line="360" w:lineRule="auto"/>
            <w:ind w:left="480"/>
            <w:rPr>
              <w:del w:id="347" w:author="冠林 徐" w:date="2026-05-10T16:01:00Z" w16du:dateUtc="2026-05-10T08:01:00Z"/>
              <w:noProof/>
              <w:rPrChange w:id="348" w:author="冰 李" w:date="2026-05-10T14:02:00Z" w16du:dateUtc="2026-05-10T06:02:00Z">
                <w:rPr>
                  <w:del w:id="349" w:author="冠林 徐" w:date="2026-05-10T16:01:00Z" w16du:dateUtc="2026-05-10T08:01:00Z"/>
                  <w:rFonts w:ascii="宋体" w:hAnsi="宋体"/>
                  <w:noProof/>
                </w:rPr>
              </w:rPrChange>
            </w:rPr>
          </w:pPr>
          <w:del w:id="350" w:author="冠林 徐" w:date="2026-05-10T16:01:00Z" w16du:dateUtc="2026-05-10T08:01:00Z">
            <w:r w:rsidRPr="00935D6C" w:rsidDel="00935D6C">
              <w:rPr>
                <w:rPrChange w:id="351" w:author="冠林 徐" w:date="2026-05-10T16:01:00Z" w16du:dateUtc="2026-05-10T08:01:00Z">
                  <w:rPr>
                    <w:rStyle w:val="a5"/>
                    <w:rFonts w:ascii="宋体" w:hAnsi="宋体"/>
                    <w:noProof/>
                  </w:rPr>
                </w:rPrChange>
              </w:rPr>
              <w:delText xml:space="preserve">6.4 </w:delText>
            </w:r>
            <w:r w:rsidRPr="00935D6C" w:rsidDel="00935D6C">
              <w:rPr>
                <w:rPrChange w:id="352" w:author="冠林 徐" w:date="2026-05-10T16:01:00Z" w16du:dateUtc="2026-05-10T08:01:00Z">
                  <w:rPr>
                    <w:rStyle w:val="a5"/>
                    <w:rFonts w:ascii="宋体" w:hAnsi="宋体"/>
                    <w:noProof/>
                  </w:rPr>
                </w:rPrChange>
              </w:rPr>
              <w:delText>置信度与边界样本判别</w:delText>
            </w:r>
            <w:r w:rsidRPr="00040147" w:rsidDel="00935D6C">
              <w:rPr>
                <w:noProof/>
                <w:rPrChange w:id="353" w:author="冰 李" w:date="2026-05-10T14:02:00Z" w16du:dateUtc="2026-05-10T06:02:00Z">
                  <w:rPr>
                    <w:rFonts w:ascii="宋体" w:hAnsi="宋体"/>
                    <w:noProof/>
                  </w:rPr>
                </w:rPrChange>
              </w:rPr>
              <w:tab/>
            </w:r>
            <w:r w:rsidR="00F642EC" w:rsidRPr="00040147" w:rsidDel="00935D6C">
              <w:rPr>
                <w:noProof/>
                <w:rPrChange w:id="354" w:author="冰 李" w:date="2026-05-10T14:02:00Z" w16du:dateUtc="2026-05-10T06:02:00Z">
                  <w:rPr>
                    <w:rFonts w:ascii="宋体" w:hAnsi="宋体"/>
                    <w:noProof/>
                  </w:rPr>
                </w:rPrChange>
              </w:rPr>
              <w:delText>10</w:delText>
            </w:r>
          </w:del>
        </w:p>
        <w:p w14:paraId="6F2AFDC9" w14:textId="77777777" w:rsidR="00FB08F6" w:rsidRPr="00040147" w:rsidDel="00935D6C" w:rsidRDefault="00FB08F6" w:rsidP="009A6939">
          <w:pPr>
            <w:pStyle w:val="TOC2"/>
            <w:tabs>
              <w:tab w:val="right" w:leader="dot" w:pos="9016"/>
            </w:tabs>
            <w:spacing w:line="360" w:lineRule="auto"/>
            <w:ind w:left="480"/>
            <w:rPr>
              <w:del w:id="355" w:author="冠林 徐" w:date="2026-05-10T16:01:00Z" w16du:dateUtc="2026-05-10T08:01:00Z"/>
              <w:noProof/>
              <w:rPrChange w:id="356" w:author="冰 李" w:date="2026-05-10T14:02:00Z" w16du:dateUtc="2026-05-10T06:02:00Z">
                <w:rPr>
                  <w:del w:id="357" w:author="冠林 徐" w:date="2026-05-10T16:01:00Z" w16du:dateUtc="2026-05-10T08:01:00Z"/>
                  <w:rFonts w:ascii="宋体" w:hAnsi="宋体"/>
                  <w:noProof/>
                </w:rPr>
              </w:rPrChange>
            </w:rPr>
          </w:pPr>
          <w:del w:id="358" w:author="冠林 徐" w:date="2026-05-10T16:01:00Z" w16du:dateUtc="2026-05-10T08:01:00Z">
            <w:r w:rsidRPr="00935D6C" w:rsidDel="00935D6C">
              <w:rPr>
                <w:rPrChange w:id="359" w:author="冠林 徐" w:date="2026-05-10T16:01:00Z" w16du:dateUtc="2026-05-10T08:01:00Z">
                  <w:rPr>
                    <w:rStyle w:val="a5"/>
                    <w:rFonts w:ascii="宋体" w:hAnsi="宋体"/>
                    <w:noProof/>
                  </w:rPr>
                </w:rPrChange>
              </w:rPr>
              <w:delText xml:space="preserve">6.5 </w:delText>
            </w:r>
            <w:r w:rsidRPr="00935D6C" w:rsidDel="00935D6C">
              <w:rPr>
                <w:rPrChange w:id="360" w:author="冠林 徐" w:date="2026-05-10T16:01:00Z" w16du:dateUtc="2026-05-10T08:01:00Z">
                  <w:rPr>
                    <w:rStyle w:val="a5"/>
                    <w:rFonts w:ascii="宋体" w:hAnsi="宋体"/>
                    <w:noProof/>
                  </w:rPr>
                </w:rPrChange>
              </w:rPr>
              <w:delText>边界优化</w:delText>
            </w:r>
            <w:r w:rsidRPr="00040147" w:rsidDel="00935D6C">
              <w:rPr>
                <w:noProof/>
                <w:rPrChange w:id="361" w:author="冰 李" w:date="2026-05-10T14:02:00Z" w16du:dateUtc="2026-05-10T06:02:00Z">
                  <w:rPr>
                    <w:rFonts w:ascii="宋体" w:hAnsi="宋体"/>
                    <w:noProof/>
                  </w:rPr>
                </w:rPrChange>
              </w:rPr>
              <w:tab/>
            </w:r>
            <w:r w:rsidR="00F642EC" w:rsidRPr="00040147" w:rsidDel="00935D6C">
              <w:rPr>
                <w:noProof/>
                <w:rPrChange w:id="362" w:author="冰 李" w:date="2026-05-10T14:02:00Z" w16du:dateUtc="2026-05-10T06:02:00Z">
                  <w:rPr>
                    <w:rFonts w:ascii="宋体" w:hAnsi="宋体"/>
                    <w:noProof/>
                  </w:rPr>
                </w:rPrChange>
              </w:rPr>
              <w:delText>10</w:delText>
            </w:r>
          </w:del>
        </w:p>
        <w:p w14:paraId="5F56F8DC" w14:textId="77777777" w:rsidR="00FB08F6" w:rsidRPr="00040147" w:rsidDel="00935D6C" w:rsidRDefault="00FB08F6" w:rsidP="009A6939">
          <w:pPr>
            <w:pStyle w:val="TOC2"/>
            <w:tabs>
              <w:tab w:val="right" w:leader="dot" w:pos="9016"/>
            </w:tabs>
            <w:spacing w:line="360" w:lineRule="auto"/>
            <w:ind w:left="480"/>
            <w:rPr>
              <w:del w:id="363" w:author="冠林 徐" w:date="2026-05-10T16:01:00Z" w16du:dateUtc="2026-05-10T08:01:00Z"/>
              <w:noProof/>
              <w:rPrChange w:id="364" w:author="冰 李" w:date="2026-05-10T14:02:00Z" w16du:dateUtc="2026-05-10T06:02:00Z">
                <w:rPr>
                  <w:del w:id="365" w:author="冠林 徐" w:date="2026-05-10T16:01:00Z" w16du:dateUtc="2026-05-10T08:01:00Z"/>
                  <w:rFonts w:ascii="宋体" w:hAnsi="宋体"/>
                  <w:noProof/>
                </w:rPr>
              </w:rPrChange>
            </w:rPr>
          </w:pPr>
          <w:del w:id="366" w:author="冠林 徐" w:date="2026-05-10T16:01:00Z" w16du:dateUtc="2026-05-10T08:01:00Z">
            <w:r w:rsidRPr="00935D6C" w:rsidDel="00935D6C">
              <w:rPr>
                <w:rPrChange w:id="367" w:author="冠林 徐" w:date="2026-05-10T16:01:00Z" w16du:dateUtc="2026-05-10T08:01:00Z">
                  <w:rPr>
                    <w:rStyle w:val="a5"/>
                    <w:rFonts w:ascii="宋体" w:hAnsi="宋体"/>
                    <w:noProof/>
                  </w:rPr>
                </w:rPrChange>
              </w:rPr>
              <w:delText xml:space="preserve">6.6 </w:delText>
            </w:r>
            <w:r w:rsidRPr="00935D6C" w:rsidDel="00935D6C">
              <w:rPr>
                <w:rPrChange w:id="368" w:author="冠林 徐" w:date="2026-05-10T16:01:00Z" w16du:dateUtc="2026-05-10T08:01:00Z">
                  <w:rPr>
                    <w:rStyle w:val="a5"/>
                    <w:rFonts w:ascii="宋体" w:hAnsi="宋体"/>
                    <w:noProof/>
                  </w:rPr>
                </w:rPrChange>
              </w:rPr>
              <w:delText>分类结果分析</w:delText>
            </w:r>
            <w:r w:rsidRPr="00040147" w:rsidDel="00935D6C">
              <w:rPr>
                <w:noProof/>
                <w:rPrChange w:id="369" w:author="冰 李" w:date="2026-05-10T14:02:00Z" w16du:dateUtc="2026-05-10T06:02:00Z">
                  <w:rPr>
                    <w:rFonts w:ascii="宋体" w:hAnsi="宋体"/>
                    <w:noProof/>
                  </w:rPr>
                </w:rPrChange>
              </w:rPr>
              <w:tab/>
            </w:r>
            <w:r w:rsidR="00F642EC" w:rsidRPr="00040147" w:rsidDel="00935D6C">
              <w:rPr>
                <w:noProof/>
                <w:rPrChange w:id="370" w:author="冰 李" w:date="2026-05-10T14:02:00Z" w16du:dateUtc="2026-05-10T06:02:00Z">
                  <w:rPr>
                    <w:rFonts w:ascii="宋体" w:hAnsi="宋体"/>
                    <w:noProof/>
                  </w:rPr>
                </w:rPrChange>
              </w:rPr>
              <w:delText>10</w:delText>
            </w:r>
          </w:del>
        </w:p>
        <w:p w14:paraId="2695FF0B" w14:textId="77777777" w:rsidR="00FB08F6" w:rsidRPr="00040147" w:rsidDel="00935D6C" w:rsidRDefault="00FB08F6" w:rsidP="009A6939">
          <w:pPr>
            <w:pStyle w:val="TOC2"/>
            <w:tabs>
              <w:tab w:val="right" w:leader="dot" w:pos="9016"/>
            </w:tabs>
            <w:spacing w:line="360" w:lineRule="auto"/>
            <w:ind w:left="480"/>
            <w:rPr>
              <w:del w:id="371" w:author="冠林 徐" w:date="2026-05-10T16:01:00Z" w16du:dateUtc="2026-05-10T08:01:00Z"/>
              <w:noProof/>
              <w:rPrChange w:id="372" w:author="冰 李" w:date="2026-05-10T14:02:00Z" w16du:dateUtc="2026-05-10T06:02:00Z">
                <w:rPr>
                  <w:del w:id="373" w:author="冠林 徐" w:date="2026-05-10T16:01:00Z" w16du:dateUtc="2026-05-10T08:01:00Z"/>
                  <w:rFonts w:ascii="宋体" w:hAnsi="宋体"/>
                  <w:noProof/>
                </w:rPr>
              </w:rPrChange>
            </w:rPr>
          </w:pPr>
          <w:del w:id="374" w:author="冠林 徐" w:date="2026-05-10T16:01:00Z" w16du:dateUtc="2026-05-10T08:01:00Z">
            <w:r w:rsidRPr="00935D6C" w:rsidDel="00935D6C">
              <w:rPr>
                <w:rPrChange w:id="375" w:author="冠林 徐" w:date="2026-05-10T16:01:00Z" w16du:dateUtc="2026-05-10T08:01:00Z">
                  <w:rPr>
                    <w:rStyle w:val="a5"/>
                    <w:rFonts w:ascii="宋体" w:hAnsi="宋体"/>
                    <w:noProof/>
                  </w:rPr>
                </w:rPrChange>
              </w:rPr>
              <w:delText xml:space="preserve">6.7 </w:delText>
            </w:r>
            <w:r w:rsidRPr="00935D6C" w:rsidDel="00935D6C">
              <w:rPr>
                <w:rPrChange w:id="376" w:author="冠林 徐" w:date="2026-05-10T16:01:00Z" w16du:dateUtc="2026-05-10T08:01:00Z">
                  <w:rPr>
                    <w:rStyle w:val="a5"/>
                    <w:rFonts w:ascii="宋体" w:hAnsi="宋体"/>
                    <w:noProof/>
                  </w:rPr>
                </w:rPrChange>
              </w:rPr>
              <w:delText>自建评价指标</w:delText>
            </w:r>
            <w:r w:rsidRPr="00040147" w:rsidDel="00935D6C">
              <w:rPr>
                <w:noProof/>
                <w:rPrChange w:id="377" w:author="冰 李" w:date="2026-05-10T14:02:00Z" w16du:dateUtc="2026-05-10T06:02:00Z">
                  <w:rPr>
                    <w:rFonts w:ascii="宋体" w:hAnsi="宋体"/>
                    <w:noProof/>
                  </w:rPr>
                </w:rPrChange>
              </w:rPr>
              <w:tab/>
            </w:r>
            <w:r w:rsidR="00F642EC" w:rsidRPr="00040147" w:rsidDel="00935D6C">
              <w:rPr>
                <w:noProof/>
                <w:rPrChange w:id="378" w:author="冰 李" w:date="2026-05-10T14:02:00Z" w16du:dateUtc="2026-05-10T06:02:00Z">
                  <w:rPr>
                    <w:rFonts w:ascii="宋体" w:hAnsi="宋体"/>
                    <w:noProof/>
                  </w:rPr>
                </w:rPrChange>
              </w:rPr>
              <w:delText>11</w:delText>
            </w:r>
          </w:del>
        </w:p>
        <w:p w14:paraId="63660AC8" w14:textId="77777777" w:rsidR="00FB08F6" w:rsidRPr="00040147" w:rsidDel="00935D6C" w:rsidRDefault="00FB08F6" w:rsidP="009A6939">
          <w:pPr>
            <w:pStyle w:val="TOC2"/>
            <w:tabs>
              <w:tab w:val="right" w:leader="dot" w:pos="9016"/>
            </w:tabs>
            <w:spacing w:line="360" w:lineRule="auto"/>
            <w:ind w:left="480"/>
            <w:rPr>
              <w:del w:id="379" w:author="冠林 徐" w:date="2026-05-10T16:01:00Z" w16du:dateUtc="2026-05-10T08:01:00Z"/>
              <w:noProof/>
              <w:rPrChange w:id="380" w:author="冰 李" w:date="2026-05-10T14:02:00Z" w16du:dateUtc="2026-05-10T06:02:00Z">
                <w:rPr>
                  <w:del w:id="381" w:author="冠林 徐" w:date="2026-05-10T16:01:00Z" w16du:dateUtc="2026-05-10T08:01:00Z"/>
                  <w:rFonts w:ascii="宋体" w:hAnsi="宋体"/>
                  <w:noProof/>
                </w:rPr>
              </w:rPrChange>
            </w:rPr>
          </w:pPr>
          <w:del w:id="382" w:author="冠林 徐" w:date="2026-05-10T16:01:00Z" w16du:dateUtc="2026-05-10T08:01:00Z">
            <w:r w:rsidRPr="00935D6C" w:rsidDel="00935D6C">
              <w:rPr>
                <w:rPrChange w:id="383" w:author="冠林 徐" w:date="2026-05-10T16:01:00Z" w16du:dateUtc="2026-05-10T08:01:00Z">
                  <w:rPr>
                    <w:rStyle w:val="a5"/>
                    <w:rFonts w:ascii="宋体" w:hAnsi="宋体"/>
                    <w:noProof/>
                  </w:rPr>
                </w:rPrChange>
              </w:rPr>
              <w:delText xml:space="preserve">6.8 </w:delText>
            </w:r>
            <w:r w:rsidRPr="00935D6C" w:rsidDel="00935D6C">
              <w:rPr>
                <w:rPrChange w:id="384" w:author="冠林 徐" w:date="2026-05-10T16:01:00Z" w16du:dateUtc="2026-05-10T08:01:00Z">
                  <w:rPr>
                    <w:rStyle w:val="a5"/>
                    <w:rFonts w:ascii="宋体" w:hAnsi="宋体"/>
                    <w:noProof/>
                  </w:rPr>
                </w:rPrChange>
              </w:rPr>
              <w:delText>人工抽样核查</w:delText>
            </w:r>
            <w:r w:rsidRPr="00040147" w:rsidDel="00935D6C">
              <w:rPr>
                <w:noProof/>
                <w:rPrChange w:id="385" w:author="冰 李" w:date="2026-05-10T14:02:00Z" w16du:dateUtc="2026-05-10T06:02:00Z">
                  <w:rPr>
                    <w:rFonts w:ascii="宋体" w:hAnsi="宋体"/>
                    <w:noProof/>
                  </w:rPr>
                </w:rPrChange>
              </w:rPr>
              <w:tab/>
            </w:r>
            <w:r w:rsidR="00F642EC" w:rsidRPr="00040147" w:rsidDel="00935D6C">
              <w:rPr>
                <w:noProof/>
                <w:rPrChange w:id="386" w:author="冰 李" w:date="2026-05-10T14:02:00Z" w16du:dateUtc="2026-05-10T06:02:00Z">
                  <w:rPr>
                    <w:rFonts w:ascii="宋体" w:hAnsi="宋体"/>
                    <w:noProof/>
                  </w:rPr>
                </w:rPrChange>
              </w:rPr>
              <w:delText>12</w:delText>
            </w:r>
          </w:del>
        </w:p>
        <w:p w14:paraId="5CB886ED" w14:textId="77777777" w:rsidR="00FB08F6" w:rsidRPr="00040147" w:rsidDel="00935D6C" w:rsidRDefault="00FB08F6" w:rsidP="009A6939">
          <w:pPr>
            <w:pStyle w:val="TOC1"/>
            <w:tabs>
              <w:tab w:val="right" w:leader="dot" w:pos="9016"/>
            </w:tabs>
            <w:spacing w:line="360" w:lineRule="auto"/>
            <w:rPr>
              <w:del w:id="387" w:author="冠林 徐" w:date="2026-05-10T16:01:00Z" w16du:dateUtc="2026-05-10T08:01:00Z"/>
              <w:noProof/>
              <w:rPrChange w:id="388" w:author="冰 李" w:date="2026-05-10T14:02:00Z" w16du:dateUtc="2026-05-10T06:02:00Z">
                <w:rPr>
                  <w:del w:id="389" w:author="冠林 徐" w:date="2026-05-10T16:01:00Z" w16du:dateUtc="2026-05-10T08:01:00Z"/>
                  <w:rFonts w:ascii="宋体" w:hAnsi="宋体"/>
                  <w:noProof/>
                </w:rPr>
              </w:rPrChange>
            </w:rPr>
          </w:pPr>
          <w:del w:id="390" w:author="冠林 徐" w:date="2026-05-10T16:01:00Z" w16du:dateUtc="2026-05-10T08:01:00Z">
            <w:r w:rsidRPr="00935D6C" w:rsidDel="00935D6C">
              <w:rPr>
                <w:rPrChange w:id="391" w:author="冠林 徐" w:date="2026-05-10T16:01:00Z" w16du:dateUtc="2026-05-10T08:01:00Z">
                  <w:rPr>
                    <w:rStyle w:val="a5"/>
                    <w:rFonts w:ascii="宋体" w:hAnsi="宋体"/>
                    <w:noProof/>
                  </w:rPr>
                </w:rPrChange>
              </w:rPr>
              <w:delText xml:space="preserve">7 </w:delText>
            </w:r>
            <w:r w:rsidRPr="00935D6C" w:rsidDel="00935D6C">
              <w:rPr>
                <w:rPrChange w:id="392" w:author="冠林 徐" w:date="2026-05-10T16:01:00Z" w16du:dateUtc="2026-05-10T08:01:00Z">
                  <w:rPr>
                    <w:rStyle w:val="a5"/>
                    <w:rFonts w:ascii="宋体" w:hAnsi="宋体"/>
                    <w:noProof/>
                  </w:rPr>
                </w:rPrChange>
              </w:rPr>
              <w:delText>问题三：人工复核优先级与资源约束优化</w:delText>
            </w:r>
            <w:r w:rsidRPr="00040147" w:rsidDel="00935D6C">
              <w:rPr>
                <w:noProof/>
                <w:rPrChange w:id="393" w:author="冰 李" w:date="2026-05-10T14:02:00Z" w16du:dateUtc="2026-05-10T06:02:00Z">
                  <w:rPr>
                    <w:rFonts w:ascii="宋体" w:hAnsi="宋体"/>
                    <w:noProof/>
                  </w:rPr>
                </w:rPrChange>
              </w:rPr>
              <w:tab/>
            </w:r>
            <w:r w:rsidR="00F642EC" w:rsidRPr="00040147" w:rsidDel="00935D6C">
              <w:rPr>
                <w:noProof/>
                <w:rPrChange w:id="394" w:author="冰 李" w:date="2026-05-10T14:02:00Z" w16du:dateUtc="2026-05-10T06:02:00Z">
                  <w:rPr>
                    <w:rFonts w:ascii="宋体" w:hAnsi="宋体"/>
                    <w:noProof/>
                  </w:rPr>
                </w:rPrChange>
              </w:rPr>
              <w:delText>12</w:delText>
            </w:r>
          </w:del>
        </w:p>
        <w:p w14:paraId="2E1D1DFF" w14:textId="77777777" w:rsidR="00FB08F6" w:rsidRPr="00040147" w:rsidDel="00935D6C" w:rsidRDefault="00FB08F6" w:rsidP="009A6939">
          <w:pPr>
            <w:pStyle w:val="TOC2"/>
            <w:tabs>
              <w:tab w:val="right" w:leader="dot" w:pos="9016"/>
            </w:tabs>
            <w:spacing w:line="360" w:lineRule="auto"/>
            <w:ind w:left="480"/>
            <w:rPr>
              <w:del w:id="395" w:author="冠林 徐" w:date="2026-05-10T16:01:00Z" w16du:dateUtc="2026-05-10T08:01:00Z"/>
              <w:noProof/>
              <w:rPrChange w:id="396" w:author="冰 李" w:date="2026-05-10T14:02:00Z" w16du:dateUtc="2026-05-10T06:02:00Z">
                <w:rPr>
                  <w:del w:id="397" w:author="冠林 徐" w:date="2026-05-10T16:01:00Z" w16du:dateUtc="2026-05-10T08:01:00Z"/>
                  <w:rFonts w:ascii="宋体" w:hAnsi="宋体"/>
                  <w:noProof/>
                </w:rPr>
              </w:rPrChange>
            </w:rPr>
          </w:pPr>
          <w:del w:id="398" w:author="冠林 徐" w:date="2026-05-10T16:01:00Z" w16du:dateUtc="2026-05-10T08:01:00Z">
            <w:r w:rsidRPr="00935D6C" w:rsidDel="00935D6C">
              <w:rPr>
                <w:rPrChange w:id="399" w:author="冠林 徐" w:date="2026-05-10T16:01:00Z" w16du:dateUtc="2026-05-10T08:01:00Z">
                  <w:rPr>
                    <w:rStyle w:val="a5"/>
                    <w:rFonts w:ascii="宋体" w:hAnsi="宋体"/>
                    <w:noProof/>
                  </w:rPr>
                </w:rPrChange>
              </w:rPr>
              <w:delText xml:space="preserve">7.1 </w:delText>
            </w:r>
            <w:r w:rsidRPr="00935D6C" w:rsidDel="00935D6C">
              <w:rPr>
                <w:rPrChange w:id="400" w:author="冠林 徐" w:date="2026-05-10T16:01:00Z" w16du:dateUtc="2026-05-10T08:01:00Z">
                  <w:rPr>
                    <w:rStyle w:val="a5"/>
                    <w:rFonts w:ascii="宋体" w:hAnsi="宋体"/>
                    <w:noProof/>
                  </w:rPr>
                </w:rPrChange>
              </w:rPr>
              <w:delText>建模目标</w:delText>
            </w:r>
            <w:r w:rsidRPr="00040147" w:rsidDel="00935D6C">
              <w:rPr>
                <w:noProof/>
                <w:rPrChange w:id="401" w:author="冰 李" w:date="2026-05-10T14:02:00Z" w16du:dateUtc="2026-05-10T06:02:00Z">
                  <w:rPr>
                    <w:rFonts w:ascii="宋体" w:hAnsi="宋体"/>
                    <w:noProof/>
                  </w:rPr>
                </w:rPrChange>
              </w:rPr>
              <w:tab/>
            </w:r>
            <w:r w:rsidR="00F642EC" w:rsidRPr="00040147" w:rsidDel="00935D6C">
              <w:rPr>
                <w:noProof/>
                <w:rPrChange w:id="402" w:author="冰 李" w:date="2026-05-10T14:02:00Z" w16du:dateUtc="2026-05-10T06:02:00Z">
                  <w:rPr>
                    <w:rFonts w:ascii="宋体" w:hAnsi="宋体"/>
                    <w:noProof/>
                  </w:rPr>
                </w:rPrChange>
              </w:rPr>
              <w:delText>12</w:delText>
            </w:r>
          </w:del>
        </w:p>
        <w:p w14:paraId="2E1488B1" w14:textId="77777777" w:rsidR="00FB08F6" w:rsidRPr="00040147" w:rsidDel="00935D6C" w:rsidRDefault="00FB08F6" w:rsidP="009A6939">
          <w:pPr>
            <w:pStyle w:val="TOC2"/>
            <w:tabs>
              <w:tab w:val="right" w:leader="dot" w:pos="9016"/>
            </w:tabs>
            <w:spacing w:line="360" w:lineRule="auto"/>
            <w:ind w:left="480"/>
            <w:rPr>
              <w:del w:id="403" w:author="冠林 徐" w:date="2026-05-10T16:01:00Z" w16du:dateUtc="2026-05-10T08:01:00Z"/>
              <w:noProof/>
              <w:rPrChange w:id="404" w:author="冰 李" w:date="2026-05-10T14:02:00Z" w16du:dateUtc="2026-05-10T06:02:00Z">
                <w:rPr>
                  <w:del w:id="405" w:author="冠林 徐" w:date="2026-05-10T16:01:00Z" w16du:dateUtc="2026-05-10T08:01:00Z"/>
                  <w:rFonts w:ascii="宋体" w:hAnsi="宋体"/>
                  <w:noProof/>
                </w:rPr>
              </w:rPrChange>
            </w:rPr>
          </w:pPr>
          <w:del w:id="406" w:author="冠林 徐" w:date="2026-05-10T16:01:00Z" w16du:dateUtc="2026-05-10T08:01:00Z">
            <w:r w:rsidRPr="00935D6C" w:rsidDel="00935D6C">
              <w:rPr>
                <w:rPrChange w:id="407" w:author="冠林 徐" w:date="2026-05-10T16:01:00Z" w16du:dateUtc="2026-05-10T08:01:00Z">
                  <w:rPr>
                    <w:rStyle w:val="a5"/>
                    <w:rFonts w:ascii="宋体" w:hAnsi="宋体"/>
                    <w:noProof/>
                  </w:rPr>
                </w:rPrChange>
              </w:rPr>
              <w:delText xml:space="preserve">7.2 </w:delText>
            </w:r>
            <w:r w:rsidRPr="00935D6C" w:rsidDel="00935D6C">
              <w:rPr>
                <w:rPrChange w:id="408" w:author="冠林 徐" w:date="2026-05-10T16:01:00Z" w16du:dateUtc="2026-05-10T08:01:00Z">
                  <w:rPr>
                    <w:rStyle w:val="a5"/>
                    <w:rFonts w:ascii="宋体" w:hAnsi="宋体"/>
                    <w:noProof/>
                  </w:rPr>
                </w:rPrChange>
              </w:rPr>
              <w:delText>错分风险指标</w:delText>
            </w:r>
            <w:r w:rsidRPr="00040147" w:rsidDel="00935D6C">
              <w:rPr>
                <w:noProof/>
                <w:rPrChange w:id="409" w:author="冰 李" w:date="2026-05-10T14:02:00Z" w16du:dateUtc="2026-05-10T06:02:00Z">
                  <w:rPr>
                    <w:rFonts w:ascii="宋体" w:hAnsi="宋体"/>
                    <w:noProof/>
                  </w:rPr>
                </w:rPrChange>
              </w:rPr>
              <w:tab/>
            </w:r>
            <w:r w:rsidR="00F642EC" w:rsidRPr="00040147" w:rsidDel="00935D6C">
              <w:rPr>
                <w:noProof/>
                <w:rPrChange w:id="410" w:author="冰 李" w:date="2026-05-10T14:02:00Z" w16du:dateUtc="2026-05-10T06:02:00Z">
                  <w:rPr>
                    <w:rFonts w:ascii="宋体" w:hAnsi="宋体"/>
                    <w:noProof/>
                  </w:rPr>
                </w:rPrChange>
              </w:rPr>
              <w:delText>12</w:delText>
            </w:r>
          </w:del>
        </w:p>
        <w:p w14:paraId="64CCCBF6" w14:textId="77777777" w:rsidR="00FB08F6" w:rsidRPr="00040147" w:rsidDel="00935D6C" w:rsidRDefault="00FB08F6" w:rsidP="009A6939">
          <w:pPr>
            <w:pStyle w:val="TOC2"/>
            <w:tabs>
              <w:tab w:val="right" w:leader="dot" w:pos="9016"/>
            </w:tabs>
            <w:spacing w:line="360" w:lineRule="auto"/>
            <w:ind w:left="480"/>
            <w:rPr>
              <w:del w:id="411" w:author="冠林 徐" w:date="2026-05-10T16:01:00Z" w16du:dateUtc="2026-05-10T08:01:00Z"/>
              <w:noProof/>
              <w:rPrChange w:id="412" w:author="冰 李" w:date="2026-05-10T14:02:00Z" w16du:dateUtc="2026-05-10T06:02:00Z">
                <w:rPr>
                  <w:del w:id="413" w:author="冠林 徐" w:date="2026-05-10T16:01:00Z" w16du:dateUtc="2026-05-10T08:01:00Z"/>
                  <w:rFonts w:ascii="宋体" w:hAnsi="宋体"/>
                  <w:noProof/>
                </w:rPr>
              </w:rPrChange>
            </w:rPr>
          </w:pPr>
          <w:del w:id="414" w:author="冠林 徐" w:date="2026-05-10T16:01:00Z" w16du:dateUtc="2026-05-10T08:01:00Z">
            <w:r w:rsidRPr="00935D6C" w:rsidDel="00935D6C">
              <w:rPr>
                <w:rPrChange w:id="415" w:author="冠林 徐" w:date="2026-05-10T16:01:00Z" w16du:dateUtc="2026-05-10T08:01:00Z">
                  <w:rPr>
                    <w:rStyle w:val="a5"/>
                    <w:rFonts w:ascii="宋体" w:hAnsi="宋体"/>
                    <w:noProof/>
                  </w:rPr>
                </w:rPrChange>
              </w:rPr>
              <w:delText xml:space="preserve">7.3 </w:delText>
            </w:r>
            <w:r w:rsidRPr="00935D6C" w:rsidDel="00935D6C">
              <w:rPr>
                <w:rPrChange w:id="416" w:author="冠林 徐" w:date="2026-05-10T16:01:00Z" w16du:dateUtc="2026-05-10T08:01:00Z">
                  <w:rPr>
                    <w:rStyle w:val="a5"/>
                    <w:rFonts w:ascii="宋体" w:hAnsi="宋体"/>
                    <w:noProof/>
                  </w:rPr>
                </w:rPrChange>
              </w:rPr>
              <w:delText>紧急程度指标</w:delText>
            </w:r>
            <w:r w:rsidRPr="00040147" w:rsidDel="00935D6C">
              <w:rPr>
                <w:noProof/>
                <w:rPrChange w:id="417" w:author="冰 李" w:date="2026-05-10T14:02:00Z" w16du:dateUtc="2026-05-10T06:02:00Z">
                  <w:rPr>
                    <w:rFonts w:ascii="宋体" w:hAnsi="宋体"/>
                    <w:noProof/>
                  </w:rPr>
                </w:rPrChange>
              </w:rPr>
              <w:tab/>
            </w:r>
            <w:r w:rsidR="00F642EC" w:rsidRPr="00040147" w:rsidDel="00935D6C">
              <w:rPr>
                <w:noProof/>
                <w:rPrChange w:id="418" w:author="冰 李" w:date="2026-05-10T14:02:00Z" w16du:dateUtc="2026-05-10T06:02:00Z">
                  <w:rPr>
                    <w:rFonts w:ascii="宋体" w:hAnsi="宋体"/>
                    <w:noProof/>
                  </w:rPr>
                </w:rPrChange>
              </w:rPr>
              <w:delText>12</w:delText>
            </w:r>
          </w:del>
        </w:p>
        <w:p w14:paraId="1FB97828" w14:textId="77777777" w:rsidR="00FB08F6" w:rsidRPr="00040147" w:rsidDel="00935D6C" w:rsidRDefault="00FB08F6" w:rsidP="009A6939">
          <w:pPr>
            <w:pStyle w:val="TOC2"/>
            <w:tabs>
              <w:tab w:val="right" w:leader="dot" w:pos="9016"/>
            </w:tabs>
            <w:spacing w:line="360" w:lineRule="auto"/>
            <w:ind w:left="480"/>
            <w:rPr>
              <w:del w:id="419" w:author="冠林 徐" w:date="2026-05-10T16:01:00Z" w16du:dateUtc="2026-05-10T08:01:00Z"/>
              <w:noProof/>
              <w:rPrChange w:id="420" w:author="冰 李" w:date="2026-05-10T14:02:00Z" w16du:dateUtc="2026-05-10T06:02:00Z">
                <w:rPr>
                  <w:del w:id="421" w:author="冠林 徐" w:date="2026-05-10T16:01:00Z" w16du:dateUtc="2026-05-10T08:01:00Z"/>
                  <w:rFonts w:ascii="宋体" w:hAnsi="宋体"/>
                  <w:noProof/>
                </w:rPr>
              </w:rPrChange>
            </w:rPr>
          </w:pPr>
          <w:del w:id="422" w:author="冠林 徐" w:date="2026-05-10T16:01:00Z" w16du:dateUtc="2026-05-10T08:01:00Z">
            <w:r w:rsidRPr="00935D6C" w:rsidDel="00935D6C">
              <w:rPr>
                <w:rPrChange w:id="423" w:author="冠林 徐" w:date="2026-05-10T16:01:00Z" w16du:dateUtc="2026-05-10T08:01:00Z">
                  <w:rPr>
                    <w:rStyle w:val="a5"/>
                    <w:rFonts w:ascii="宋体" w:hAnsi="宋体"/>
                    <w:noProof/>
                  </w:rPr>
                </w:rPrChange>
              </w:rPr>
              <w:delText xml:space="preserve">7.4 </w:delText>
            </w:r>
            <w:r w:rsidRPr="00935D6C" w:rsidDel="00935D6C">
              <w:rPr>
                <w:rPrChange w:id="424" w:author="冠林 徐" w:date="2026-05-10T16:01:00Z" w16du:dateUtc="2026-05-10T08:01:00Z">
                  <w:rPr>
                    <w:rStyle w:val="a5"/>
                    <w:rFonts w:ascii="宋体" w:hAnsi="宋体"/>
                    <w:noProof/>
                  </w:rPr>
                </w:rPrChange>
              </w:rPr>
              <w:delText>复核必要性指标</w:delText>
            </w:r>
            <w:r w:rsidRPr="00040147" w:rsidDel="00935D6C">
              <w:rPr>
                <w:noProof/>
                <w:rPrChange w:id="425" w:author="冰 李" w:date="2026-05-10T14:02:00Z" w16du:dateUtc="2026-05-10T06:02:00Z">
                  <w:rPr>
                    <w:rFonts w:ascii="宋体" w:hAnsi="宋体"/>
                    <w:noProof/>
                  </w:rPr>
                </w:rPrChange>
              </w:rPr>
              <w:tab/>
            </w:r>
            <w:r w:rsidR="00F642EC" w:rsidRPr="00040147" w:rsidDel="00935D6C">
              <w:rPr>
                <w:noProof/>
                <w:rPrChange w:id="426" w:author="冰 李" w:date="2026-05-10T14:02:00Z" w16du:dateUtc="2026-05-10T06:02:00Z">
                  <w:rPr>
                    <w:rFonts w:ascii="宋体" w:hAnsi="宋体"/>
                    <w:noProof/>
                  </w:rPr>
                </w:rPrChange>
              </w:rPr>
              <w:delText>13</w:delText>
            </w:r>
          </w:del>
        </w:p>
        <w:p w14:paraId="29435D91" w14:textId="77777777" w:rsidR="00FB08F6" w:rsidRPr="00040147" w:rsidDel="00935D6C" w:rsidRDefault="00FB08F6" w:rsidP="009A6939">
          <w:pPr>
            <w:pStyle w:val="TOC2"/>
            <w:tabs>
              <w:tab w:val="right" w:leader="dot" w:pos="9016"/>
            </w:tabs>
            <w:spacing w:line="360" w:lineRule="auto"/>
            <w:ind w:left="480"/>
            <w:rPr>
              <w:del w:id="427" w:author="冠林 徐" w:date="2026-05-10T16:01:00Z" w16du:dateUtc="2026-05-10T08:01:00Z"/>
              <w:noProof/>
              <w:rPrChange w:id="428" w:author="冰 李" w:date="2026-05-10T14:02:00Z" w16du:dateUtc="2026-05-10T06:02:00Z">
                <w:rPr>
                  <w:del w:id="429" w:author="冠林 徐" w:date="2026-05-10T16:01:00Z" w16du:dateUtc="2026-05-10T08:01:00Z"/>
                  <w:rFonts w:ascii="宋体" w:hAnsi="宋体"/>
                  <w:noProof/>
                </w:rPr>
              </w:rPrChange>
            </w:rPr>
          </w:pPr>
          <w:del w:id="430" w:author="冠林 徐" w:date="2026-05-10T16:01:00Z" w16du:dateUtc="2026-05-10T08:01:00Z">
            <w:r w:rsidRPr="00935D6C" w:rsidDel="00935D6C">
              <w:rPr>
                <w:rPrChange w:id="431" w:author="冠林 徐" w:date="2026-05-10T16:01:00Z" w16du:dateUtc="2026-05-10T08:01:00Z">
                  <w:rPr>
                    <w:rStyle w:val="a5"/>
                    <w:rFonts w:ascii="宋体" w:hAnsi="宋体"/>
                    <w:noProof/>
                  </w:rPr>
                </w:rPrChange>
              </w:rPr>
              <w:delText>7.5 AHP</w:delText>
            </w:r>
            <w:r w:rsidRPr="00935D6C" w:rsidDel="00935D6C">
              <w:rPr>
                <w:rPrChange w:id="432" w:author="冠林 徐" w:date="2026-05-10T16:01:00Z" w16du:dateUtc="2026-05-10T08:01:00Z">
                  <w:rPr>
                    <w:rStyle w:val="a5"/>
                    <w:rFonts w:ascii="宋体" w:hAnsi="宋体"/>
                    <w:noProof/>
                  </w:rPr>
                </w:rPrChange>
              </w:rPr>
              <w:delText>权重确定</w:delText>
            </w:r>
            <w:r w:rsidRPr="00040147" w:rsidDel="00935D6C">
              <w:rPr>
                <w:noProof/>
                <w:rPrChange w:id="433" w:author="冰 李" w:date="2026-05-10T14:02:00Z" w16du:dateUtc="2026-05-10T06:02:00Z">
                  <w:rPr>
                    <w:rFonts w:ascii="宋体" w:hAnsi="宋体"/>
                    <w:noProof/>
                  </w:rPr>
                </w:rPrChange>
              </w:rPr>
              <w:tab/>
            </w:r>
            <w:r w:rsidR="00F642EC" w:rsidRPr="00040147" w:rsidDel="00935D6C">
              <w:rPr>
                <w:noProof/>
                <w:rPrChange w:id="434" w:author="冰 李" w:date="2026-05-10T14:02:00Z" w16du:dateUtc="2026-05-10T06:02:00Z">
                  <w:rPr>
                    <w:rFonts w:ascii="宋体" w:hAnsi="宋体"/>
                    <w:noProof/>
                  </w:rPr>
                </w:rPrChange>
              </w:rPr>
              <w:delText>13</w:delText>
            </w:r>
          </w:del>
        </w:p>
        <w:p w14:paraId="18693EA6" w14:textId="77777777" w:rsidR="00FB08F6" w:rsidRPr="00040147" w:rsidDel="00935D6C" w:rsidRDefault="00FB08F6" w:rsidP="009A6939">
          <w:pPr>
            <w:pStyle w:val="TOC2"/>
            <w:tabs>
              <w:tab w:val="right" w:leader="dot" w:pos="9016"/>
            </w:tabs>
            <w:spacing w:line="360" w:lineRule="auto"/>
            <w:ind w:left="480"/>
            <w:rPr>
              <w:del w:id="435" w:author="冠林 徐" w:date="2026-05-10T16:01:00Z" w16du:dateUtc="2026-05-10T08:01:00Z"/>
              <w:noProof/>
              <w:rPrChange w:id="436" w:author="冰 李" w:date="2026-05-10T14:02:00Z" w16du:dateUtc="2026-05-10T06:02:00Z">
                <w:rPr>
                  <w:del w:id="437" w:author="冠林 徐" w:date="2026-05-10T16:01:00Z" w16du:dateUtc="2026-05-10T08:01:00Z"/>
                  <w:rFonts w:ascii="宋体" w:hAnsi="宋体"/>
                  <w:noProof/>
                </w:rPr>
              </w:rPrChange>
            </w:rPr>
          </w:pPr>
          <w:del w:id="438" w:author="冠林 徐" w:date="2026-05-10T16:01:00Z" w16du:dateUtc="2026-05-10T08:01:00Z">
            <w:r w:rsidRPr="00935D6C" w:rsidDel="00935D6C">
              <w:rPr>
                <w:rPrChange w:id="439" w:author="冠林 徐" w:date="2026-05-10T16:01:00Z" w16du:dateUtc="2026-05-10T08:01:00Z">
                  <w:rPr>
                    <w:rStyle w:val="a5"/>
                    <w:rFonts w:ascii="宋体" w:hAnsi="宋体"/>
                    <w:noProof/>
                  </w:rPr>
                </w:rPrChange>
              </w:rPr>
              <w:delText xml:space="preserve">7.6 </w:delText>
            </w:r>
            <w:r w:rsidRPr="00935D6C" w:rsidDel="00935D6C">
              <w:rPr>
                <w:rPrChange w:id="440" w:author="冠林 徐" w:date="2026-05-10T16:01:00Z" w16du:dateUtc="2026-05-10T08:01:00Z">
                  <w:rPr>
                    <w:rStyle w:val="a5"/>
                    <w:rFonts w:ascii="宋体" w:hAnsi="宋体"/>
                    <w:noProof/>
                  </w:rPr>
                </w:rPrChange>
              </w:rPr>
              <w:delText>优先级划分</w:delText>
            </w:r>
            <w:r w:rsidRPr="00040147" w:rsidDel="00935D6C">
              <w:rPr>
                <w:noProof/>
                <w:rPrChange w:id="441" w:author="冰 李" w:date="2026-05-10T14:02:00Z" w16du:dateUtc="2026-05-10T06:02:00Z">
                  <w:rPr>
                    <w:rFonts w:ascii="宋体" w:hAnsi="宋体"/>
                    <w:noProof/>
                  </w:rPr>
                </w:rPrChange>
              </w:rPr>
              <w:tab/>
            </w:r>
            <w:r w:rsidR="00F642EC" w:rsidRPr="00040147" w:rsidDel="00935D6C">
              <w:rPr>
                <w:noProof/>
                <w:rPrChange w:id="442" w:author="冰 李" w:date="2026-05-10T14:02:00Z" w16du:dateUtc="2026-05-10T06:02:00Z">
                  <w:rPr>
                    <w:rFonts w:ascii="宋体" w:hAnsi="宋体"/>
                    <w:noProof/>
                  </w:rPr>
                </w:rPrChange>
              </w:rPr>
              <w:delText>13</w:delText>
            </w:r>
          </w:del>
        </w:p>
        <w:p w14:paraId="189517E9" w14:textId="77777777" w:rsidR="00FB08F6" w:rsidRPr="00040147" w:rsidDel="00935D6C" w:rsidRDefault="00FB08F6" w:rsidP="009A6939">
          <w:pPr>
            <w:pStyle w:val="TOC2"/>
            <w:tabs>
              <w:tab w:val="right" w:leader="dot" w:pos="9016"/>
            </w:tabs>
            <w:spacing w:line="360" w:lineRule="auto"/>
            <w:ind w:left="480"/>
            <w:rPr>
              <w:del w:id="443" w:author="冠林 徐" w:date="2026-05-10T16:01:00Z" w16du:dateUtc="2026-05-10T08:01:00Z"/>
              <w:noProof/>
              <w:rPrChange w:id="444" w:author="冰 李" w:date="2026-05-10T14:02:00Z" w16du:dateUtc="2026-05-10T06:02:00Z">
                <w:rPr>
                  <w:del w:id="445" w:author="冠林 徐" w:date="2026-05-10T16:01:00Z" w16du:dateUtc="2026-05-10T08:01:00Z"/>
                  <w:rFonts w:ascii="宋体" w:hAnsi="宋体"/>
                  <w:noProof/>
                </w:rPr>
              </w:rPrChange>
            </w:rPr>
          </w:pPr>
          <w:del w:id="446" w:author="冠林 徐" w:date="2026-05-10T16:01:00Z" w16du:dateUtc="2026-05-10T08:01:00Z">
            <w:r w:rsidRPr="00935D6C" w:rsidDel="00935D6C">
              <w:rPr>
                <w:rPrChange w:id="447" w:author="冠林 徐" w:date="2026-05-10T16:01:00Z" w16du:dateUtc="2026-05-10T08:01:00Z">
                  <w:rPr>
                    <w:rStyle w:val="a5"/>
                    <w:rFonts w:ascii="宋体" w:hAnsi="宋体"/>
                    <w:noProof/>
                  </w:rPr>
                </w:rPrChange>
              </w:rPr>
              <w:delText xml:space="preserve">7.7 </w:delText>
            </w:r>
            <w:r w:rsidRPr="00935D6C" w:rsidDel="00935D6C">
              <w:rPr>
                <w:rPrChange w:id="448" w:author="冠林 徐" w:date="2026-05-10T16:01:00Z" w16du:dateUtc="2026-05-10T08:01:00Z">
                  <w:rPr>
                    <w:rStyle w:val="a5"/>
                    <w:rFonts w:ascii="宋体" w:hAnsi="宋体"/>
                    <w:noProof/>
                  </w:rPr>
                </w:rPrChange>
              </w:rPr>
              <w:delText>资源约束下的复核分配</w:delText>
            </w:r>
            <w:r w:rsidRPr="00040147" w:rsidDel="00935D6C">
              <w:rPr>
                <w:noProof/>
                <w:rPrChange w:id="449" w:author="冰 李" w:date="2026-05-10T14:02:00Z" w16du:dateUtc="2026-05-10T06:02:00Z">
                  <w:rPr>
                    <w:rFonts w:ascii="宋体" w:hAnsi="宋体"/>
                    <w:noProof/>
                  </w:rPr>
                </w:rPrChange>
              </w:rPr>
              <w:tab/>
            </w:r>
            <w:r w:rsidR="00F642EC" w:rsidRPr="00040147" w:rsidDel="00935D6C">
              <w:rPr>
                <w:noProof/>
                <w:rPrChange w:id="450" w:author="冰 李" w:date="2026-05-10T14:02:00Z" w16du:dateUtc="2026-05-10T06:02:00Z">
                  <w:rPr>
                    <w:rFonts w:ascii="宋体" w:hAnsi="宋体"/>
                    <w:noProof/>
                  </w:rPr>
                </w:rPrChange>
              </w:rPr>
              <w:delText>14</w:delText>
            </w:r>
          </w:del>
        </w:p>
        <w:p w14:paraId="2AC30290" w14:textId="77777777" w:rsidR="00FB08F6" w:rsidRPr="00040147" w:rsidDel="00935D6C" w:rsidRDefault="00FB08F6" w:rsidP="009A6939">
          <w:pPr>
            <w:pStyle w:val="TOC1"/>
            <w:tabs>
              <w:tab w:val="right" w:leader="dot" w:pos="9016"/>
            </w:tabs>
            <w:spacing w:line="360" w:lineRule="auto"/>
            <w:rPr>
              <w:del w:id="451" w:author="冠林 徐" w:date="2026-05-10T16:01:00Z" w16du:dateUtc="2026-05-10T08:01:00Z"/>
              <w:noProof/>
              <w:rPrChange w:id="452" w:author="冰 李" w:date="2026-05-10T14:02:00Z" w16du:dateUtc="2026-05-10T06:02:00Z">
                <w:rPr>
                  <w:del w:id="453" w:author="冠林 徐" w:date="2026-05-10T16:01:00Z" w16du:dateUtc="2026-05-10T08:01:00Z"/>
                  <w:rFonts w:ascii="宋体" w:hAnsi="宋体"/>
                  <w:noProof/>
                </w:rPr>
              </w:rPrChange>
            </w:rPr>
          </w:pPr>
          <w:del w:id="454" w:author="冠林 徐" w:date="2026-05-10T16:01:00Z" w16du:dateUtc="2026-05-10T08:01:00Z">
            <w:r w:rsidRPr="00935D6C" w:rsidDel="00935D6C">
              <w:rPr>
                <w:rPrChange w:id="455" w:author="冠林 徐" w:date="2026-05-10T16:01:00Z" w16du:dateUtc="2026-05-10T08:01:00Z">
                  <w:rPr>
                    <w:rStyle w:val="a5"/>
                    <w:rFonts w:ascii="宋体" w:hAnsi="宋体"/>
                    <w:noProof/>
                  </w:rPr>
                </w:rPrChange>
              </w:rPr>
              <w:delText xml:space="preserve">8 </w:delText>
            </w:r>
            <w:r w:rsidRPr="00935D6C" w:rsidDel="00935D6C">
              <w:rPr>
                <w:rPrChange w:id="456" w:author="冠林 徐" w:date="2026-05-10T16:01:00Z" w16du:dateUtc="2026-05-10T08:01:00Z">
                  <w:rPr>
                    <w:rStyle w:val="a5"/>
                    <w:rFonts w:ascii="宋体" w:hAnsi="宋体"/>
                    <w:noProof/>
                  </w:rPr>
                </w:rPrChange>
              </w:rPr>
              <w:delText>模型检验与敏感性分析</w:delText>
            </w:r>
            <w:r w:rsidRPr="00040147" w:rsidDel="00935D6C">
              <w:rPr>
                <w:noProof/>
                <w:rPrChange w:id="457" w:author="冰 李" w:date="2026-05-10T14:02:00Z" w16du:dateUtc="2026-05-10T06:02:00Z">
                  <w:rPr>
                    <w:rFonts w:ascii="宋体" w:hAnsi="宋体"/>
                    <w:noProof/>
                  </w:rPr>
                </w:rPrChange>
              </w:rPr>
              <w:tab/>
            </w:r>
            <w:r w:rsidR="00F642EC" w:rsidRPr="00040147" w:rsidDel="00935D6C">
              <w:rPr>
                <w:noProof/>
                <w:rPrChange w:id="458" w:author="冰 李" w:date="2026-05-10T14:02:00Z" w16du:dateUtc="2026-05-10T06:02:00Z">
                  <w:rPr>
                    <w:rFonts w:ascii="宋体" w:hAnsi="宋体"/>
                    <w:noProof/>
                  </w:rPr>
                </w:rPrChange>
              </w:rPr>
              <w:delText>15</w:delText>
            </w:r>
          </w:del>
        </w:p>
        <w:p w14:paraId="16461BA4" w14:textId="77777777" w:rsidR="00FB08F6" w:rsidRPr="00040147" w:rsidDel="00935D6C" w:rsidRDefault="00FB08F6" w:rsidP="009A6939">
          <w:pPr>
            <w:pStyle w:val="TOC2"/>
            <w:tabs>
              <w:tab w:val="right" w:leader="dot" w:pos="9016"/>
            </w:tabs>
            <w:spacing w:line="360" w:lineRule="auto"/>
            <w:ind w:left="480"/>
            <w:rPr>
              <w:del w:id="459" w:author="冠林 徐" w:date="2026-05-10T16:01:00Z" w16du:dateUtc="2026-05-10T08:01:00Z"/>
              <w:noProof/>
              <w:rPrChange w:id="460" w:author="冰 李" w:date="2026-05-10T14:02:00Z" w16du:dateUtc="2026-05-10T06:02:00Z">
                <w:rPr>
                  <w:del w:id="461" w:author="冠林 徐" w:date="2026-05-10T16:01:00Z" w16du:dateUtc="2026-05-10T08:01:00Z"/>
                  <w:rFonts w:ascii="宋体" w:hAnsi="宋体"/>
                  <w:noProof/>
                </w:rPr>
              </w:rPrChange>
            </w:rPr>
          </w:pPr>
          <w:del w:id="462" w:author="冠林 徐" w:date="2026-05-10T16:01:00Z" w16du:dateUtc="2026-05-10T08:01:00Z">
            <w:r w:rsidRPr="00935D6C" w:rsidDel="00935D6C">
              <w:rPr>
                <w:rPrChange w:id="463" w:author="冠林 徐" w:date="2026-05-10T16:01:00Z" w16du:dateUtc="2026-05-10T08:01:00Z">
                  <w:rPr>
                    <w:rStyle w:val="a5"/>
                    <w:rFonts w:ascii="宋体" w:hAnsi="宋体"/>
                    <w:noProof/>
                  </w:rPr>
                </w:rPrChange>
              </w:rPr>
              <w:delText>8.1 k</w:delText>
            </w:r>
            <w:r w:rsidRPr="00935D6C" w:rsidDel="00935D6C">
              <w:rPr>
                <w:rPrChange w:id="464" w:author="冠林 徐" w:date="2026-05-10T16:01:00Z" w16du:dateUtc="2026-05-10T08:01:00Z">
                  <w:rPr>
                    <w:rStyle w:val="a5"/>
                    <w:rFonts w:ascii="宋体" w:hAnsi="宋体"/>
                    <w:noProof/>
                  </w:rPr>
                </w:rPrChange>
              </w:rPr>
              <w:delText>值敏感性分析</w:delText>
            </w:r>
            <w:r w:rsidRPr="00040147" w:rsidDel="00935D6C">
              <w:rPr>
                <w:noProof/>
                <w:rPrChange w:id="465" w:author="冰 李" w:date="2026-05-10T14:02:00Z" w16du:dateUtc="2026-05-10T06:02:00Z">
                  <w:rPr>
                    <w:rFonts w:ascii="宋体" w:hAnsi="宋体"/>
                    <w:noProof/>
                  </w:rPr>
                </w:rPrChange>
              </w:rPr>
              <w:tab/>
            </w:r>
            <w:r w:rsidR="00F642EC" w:rsidRPr="00040147" w:rsidDel="00935D6C">
              <w:rPr>
                <w:noProof/>
                <w:rPrChange w:id="466" w:author="冰 李" w:date="2026-05-10T14:02:00Z" w16du:dateUtc="2026-05-10T06:02:00Z">
                  <w:rPr>
                    <w:rFonts w:ascii="宋体" w:hAnsi="宋体"/>
                    <w:noProof/>
                  </w:rPr>
                </w:rPrChange>
              </w:rPr>
              <w:delText>15</w:delText>
            </w:r>
          </w:del>
        </w:p>
        <w:p w14:paraId="1A9F2771" w14:textId="77777777" w:rsidR="00FB08F6" w:rsidRPr="00040147" w:rsidDel="00935D6C" w:rsidRDefault="00FB08F6" w:rsidP="009A6939">
          <w:pPr>
            <w:pStyle w:val="TOC2"/>
            <w:tabs>
              <w:tab w:val="right" w:leader="dot" w:pos="9016"/>
            </w:tabs>
            <w:spacing w:line="360" w:lineRule="auto"/>
            <w:ind w:left="480"/>
            <w:rPr>
              <w:del w:id="467" w:author="冠林 徐" w:date="2026-05-10T16:01:00Z" w16du:dateUtc="2026-05-10T08:01:00Z"/>
              <w:noProof/>
              <w:rPrChange w:id="468" w:author="冰 李" w:date="2026-05-10T14:02:00Z" w16du:dateUtc="2026-05-10T06:02:00Z">
                <w:rPr>
                  <w:del w:id="469" w:author="冠林 徐" w:date="2026-05-10T16:01:00Z" w16du:dateUtc="2026-05-10T08:01:00Z"/>
                  <w:rFonts w:ascii="宋体" w:hAnsi="宋体"/>
                  <w:noProof/>
                </w:rPr>
              </w:rPrChange>
            </w:rPr>
          </w:pPr>
          <w:del w:id="470" w:author="冠林 徐" w:date="2026-05-10T16:01:00Z" w16du:dateUtc="2026-05-10T08:01:00Z">
            <w:r w:rsidRPr="00935D6C" w:rsidDel="00935D6C">
              <w:rPr>
                <w:rPrChange w:id="471" w:author="冠林 徐" w:date="2026-05-10T16:01:00Z" w16du:dateUtc="2026-05-10T08:01:00Z">
                  <w:rPr>
                    <w:rStyle w:val="a5"/>
                    <w:rFonts w:ascii="宋体" w:hAnsi="宋体"/>
                    <w:noProof/>
                  </w:rPr>
                </w:rPrChange>
              </w:rPr>
              <w:delText>8.2 OCR</w:delText>
            </w:r>
            <w:r w:rsidRPr="00935D6C" w:rsidDel="00935D6C">
              <w:rPr>
                <w:rPrChange w:id="472" w:author="冠林 徐" w:date="2026-05-10T16:01:00Z" w16du:dateUtc="2026-05-10T08:01:00Z">
                  <w:rPr>
                    <w:rStyle w:val="a5"/>
                    <w:rFonts w:ascii="宋体" w:hAnsi="宋体"/>
                    <w:noProof/>
                  </w:rPr>
                </w:rPrChange>
              </w:rPr>
              <w:delText>增强有效性检验</w:delText>
            </w:r>
            <w:r w:rsidRPr="00040147" w:rsidDel="00935D6C">
              <w:rPr>
                <w:noProof/>
                <w:rPrChange w:id="473" w:author="冰 李" w:date="2026-05-10T14:02:00Z" w16du:dateUtc="2026-05-10T06:02:00Z">
                  <w:rPr>
                    <w:rFonts w:ascii="宋体" w:hAnsi="宋体"/>
                    <w:noProof/>
                  </w:rPr>
                </w:rPrChange>
              </w:rPr>
              <w:tab/>
            </w:r>
            <w:r w:rsidR="00F642EC" w:rsidRPr="00040147" w:rsidDel="00935D6C">
              <w:rPr>
                <w:noProof/>
                <w:rPrChange w:id="474" w:author="冰 李" w:date="2026-05-10T14:02:00Z" w16du:dateUtc="2026-05-10T06:02:00Z">
                  <w:rPr>
                    <w:rFonts w:ascii="宋体" w:hAnsi="宋体"/>
                    <w:noProof/>
                  </w:rPr>
                </w:rPrChange>
              </w:rPr>
              <w:delText>15</w:delText>
            </w:r>
          </w:del>
        </w:p>
        <w:p w14:paraId="66B8CAC1" w14:textId="77777777" w:rsidR="00FB08F6" w:rsidRPr="00040147" w:rsidDel="00935D6C" w:rsidRDefault="00FB08F6" w:rsidP="009A6939">
          <w:pPr>
            <w:pStyle w:val="TOC2"/>
            <w:tabs>
              <w:tab w:val="right" w:leader="dot" w:pos="9016"/>
            </w:tabs>
            <w:spacing w:line="360" w:lineRule="auto"/>
            <w:ind w:left="480"/>
            <w:rPr>
              <w:del w:id="475" w:author="冠林 徐" w:date="2026-05-10T16:01:00Z" w16du:dateUtc="2026-05-10T08:01:00Z"/>
              <w:noProof/>
              <w:rPrChange w:id="476" w:author="冰 李" w:date="2026-05-10T14:02:00Z" w16du:dateUtc="2026-05-10T06:02:00Z">
                <w:rPr>
                  <w:del w:id="477" w:author="冠林 徐" w:date="2026-05-10T16:01:00Z" w16du:dateUtc="2026-05-10T08:01:00Z"/>
                  <w:rFonts w:ascii="宋体" w:hAnsi="宋体"/>
                  <w:noProof/>
                </w:rPr>
              </w:rPrChange>
            </w:rPr>
          </w:pPr>
          <w:del w:id="478" w:author="冠林 徐" w:date="2026-05-10T16:01:00Z" w16du:dateUtc="2026-05-10T08:01:00Z">
            <w:r w:rsidRPr="00935D6C" w:rsidDel="00935D6C">
              <w:rPr>
                <w:rPrChange w:id="479" w:author="冠林 徐" w:date="2026-05-10T16:01:00Z" w16du:dateUtc="2026-05-10T08:01:00Z">
                  <w:rPr>
                    <w:rStyle w:val="a5"/>
                    <w:rFonts w:ascii="宋体" w:hAnsi="宋体"/>
                    <w:noProof/>
                  </w:rPr>
                </w:rPrChange>
              </w:rPr>
              <w:delText xml:space="preserve">8.3 </w:delText>
            </w:r>
            <w:r w:rsidRPr="00935D6C" w:rsidDel="00935D6C">
              <w:rPr>
                <w:rPrChange w:id="480" w:author="冠林 徐" w:date="2026-05-10T16:01:00Z" w16du:dateUtc="2026-05-10T08:01:00Z">
                  <w:rPr>
                    <w:rStyle w:val="a5"/>
                    <w:rFonts w:ascii="宋体" w:hAnsi="宋体"/>
                    <w:noProof/>
                  </w:rPr>
                </w:rPrChange>
              </w:rPr>
              <w:delText>分类阈值与边界策略分析</w:delText>
            </w:r>
            <w:r w:rsidRPr="00040147" w:rsidDel="00935D6C">
              <w:rPr>
                <w:noProof/>
                <w:rPrChange w:id="481" w:author="冰 李" w:date="2026-05-10T14:02:00Z" w16du:dateUtc="2026-05-10T06:02:00Z">
                  <w:rPr>
                    <w:rFonts w:ascii="宋体" w:hAnsi="宋体"/>
                    <w:noProof/>
                  </w:rPr>
                </w:rPrChange>
              </w:rPr>
              <w:tab/>
            </w:r>
            <w:r w:rsidR="00F642EC" w:rsidRPr="00040147" w:rsidDel="00935D6C">
              <w:rPr>
                <w:noProof/>
                <w:rPrChange w:id="482" w:author="冰 李" w:date="2026-05-10T14:02:00Z" w16du:dateUtc="2026-05-10T06:02:00Z">
                  <w:rPr>
                    <w:rFonts w:ascii="宋体" w:hAnsi="宋体"/>
                    <w:noProof/>
                  </w:rPr>
                </w:rPrChange>
              </w:rPr>
              <w:delText>16</w:delText>
            </w:r>
          </w:del>
        </w:p>
        <w:p w14:paraId="5A472A80" w14:textId="77777777" w:rsidR="00FB08F6" w:rsidRPr="00040147" w:rsidDel="00935D6C" w:rsidRDefault="00FB08F6" w:rsidP="009A6939">
          <w:pPr>
            <w:pStyle w:val="TOC2"/>
            <w:tabs>
              <w:tab w:val="right" w:leader="dot" w:pos="9016"/>
            </w:tabs>
            <w:spacing w:line="360" w:lineRule="auto"/>
            <w:ind w:left="480"/>
            <w:rPr>
              <w:del w:id="483" w:author="冠林 徐" w:date="2026-05-10T16:01:00Z" w16du:dateUtc="2026-05-10T08:01:00Z"/>
              <w:noProof/>
              <w:rPrChange w:id="484" w:author="冰 李" w:date="2026-05-10T14:02:00Z" w16du:dateUtc="2026-05-10T06:02:00Z">
                <w:rPr>
                  <w:del w:id="485" w:author="冠林 徐" w:date="2026-05-10T16:01:00Z" w16du:dateUtc="2026-05-10T08:01:00Z"/>
                  <w:rFonts w:ascii="宋体" w:hAnsi="宋体"/>
                  <w:noProof/>
                </w:rPr>
              </w:rPrChange>
            </w:rPr>
          </w:pPr>
          <w:del w:id="486" w:author="冠林 徐" w:date="2026-05-10T16:01:00Z" w16du:dateUtc="2026-05-10T08:01:00Z">
            <w:r w:rsidRPr="00935D6C" w:rsidDel="00935D6C">
              <w:rPr>
                <w:rPrChange w:id="487" w:author="冠林 徐" w:date="2026-05-10T16:01:00Z" w16du:dateUtc="2026-05-10T08:01:00Z">
                  <w:rPr>
                    <w:rStyle w:val="a5"/>
                    <w:rFonts w:ascii="宋体" w:hAnsi="宋体"/>
                    <w:noProof/>
                  </w:rPr>
                </w:rPrChange>
              </w:rPr>
              <w:delText xml:space="preserve">8.4 </w:delText>
            </w:r>
            <w:r w:rsidRPr="00935D6C" w:rsidDel="00935D6C">
              <w:rPr>
                <w:rPrChange w:id="488" w:author="冠林 徐" w:date="2026-05-10T16:01:00Z" w16du:dateUtc="2026-05-10T08:01:00Z">
                  <w:rPr>
                    <w:rStyle w:val="a5"/>
                    <w:rFonts w:ascii="宋体" w:hAnsi="宋体"/>
                    <w:noProof/>
                  </w:rPr>
                </w:rPrChange>
              </w:rPr>
              <w:delText>人工抽样核查与闭环反馈</w:delText>
            </w:r>
            <w:r w:rsidRPr="00040147" w:rsidDel="00935D6C">
              <w:rPr>
                <w:noProof/>
                <w:rPrChange w:id="489" w:author="冰 李" w:date="2026-05-10T14:02:00Z" w16du:dateUtc="2026-05-10T06:02:00Z">
                  <w:rPr>
                    <w:rFonts w:ascii="宋体" w:hAnsi="宋体"/>
                    <w:noProof/>
                  </w:rPr>
                </w:rPrChange>
              </w:rPr>
              <w:tab/>
            </w:r>
            <w:r w:rsidR="00F642EC" w:rsidRPr="00040147" w:rsidDel="00935D6C">
              <w:rPr>
                <w:noProof/>
                <w:rPrChange w:id="490" w:author="冰 李" w:date="2026-05-10T14:02:00Z" w16du:dateUtc="2026-05-10T06:02:00Z">
                  <w:rPr>
                    <w:rFonts w:ascii="宋体" w:hAnsi="宋体"/>
                    <w:noProof/>
                  </w:rPr>
                </w:rPrChange>
              </w:rPr>
              <w:delText>16</w:delText>
            </w:r>
          </w:del>
        </w:p>
        <w:p w14:paraId="773648EA" w14:textId="77777777" w:rsidR="00FB08F6" w:rsidRPr="00040147" w:rsidDel="00935D6C" w:rsidRDefault="00FB08F6" w:rsidP="009A6939">
          <w:pPr>
            <w:pStyle w:val="TOC1"/>
            <w:tabs>
              <w:tab w:val="right" w:leader="dot" w:pos="9016"/>
            </w:tabs>
            <w:spacing w:line="360" w:lineRule="auto"/>
            <w:rPr>
              <w:del w:id="491" w:author="冠林 徐" w:date="2026-05-10T16:01:00Z" w16du:dateUtc="2026-05-10T08:01:00Z"/>
              <w:noProof/>
              <w:rPrChange w:id="492" w:author="冰 李" w:date="2026-05-10T14:02:00Z" w16du:dateUtc="2026-05-10T06:02:00Z">
                <w:rPr>
                  <w:del w:id="493" w:author="冠林 徐" w:date="2026-05-10T16:01:00Z" w16du:dateUtc="2026-05-10T08:01:00Z"/>
                  <w:rFonts w:ascii="宋体" w:hAnsi="宋体"/>
                  <w:noProof/>
                </w:rPr>
              </w:rPrChange>
            </w:rPr>
          </w:pPr>
          <w:del w:id="494" w:author="冠林 徐" w:date="2026-05-10T16:01:00Z" w16du:dateUtc="2026-05-10T08:01:00Z">
            <w:r w:rsidRPr="00935D6C" w:rsidDel="00935D6C">
              <w:rPr>
                <w:rPrChange w:id="495" w:author="冠林 徐" w:date="2026-05-10T16:01:00Z" w16du:dateUtc="2026-05-10T08:01:00Z">
                  <w:rPr>
                    <w:rStyle w:val="a5"/>
                    <w:rFonts w:ascii="宋体" w:hAnsi="宋体"/>
                    <w:noProof/>
                  </w:rPr>
                </w:rPrChange>
              </w:rPr>
              <w:delText xml:space="preserve">9 </w:delText>
            </w:r>
            <w:r w:rsidRPr="00935D6C" w:rsidDel="00935D6C">
              <w:rPr>
                <w:rPrChange w:id="496" w:author="冠林 徐" w:date="2026-05-10T16:01:00Z" w16du:dateUtc="2026-05-10T08:01:00Z">
                  <w:rPr>
                    <w:rStyle w:val="a5"/>
                    <w:rFonts w:ascii="宋体" w:hAnsi="宋体"/>
                    <w:noProof/>
                  </w:rPr>
                </w:rPrChange>
              </w:rPr>
              <w:delText>模型评价与推广</w:delText>
            </w:r>
            <w:r w:rsidRPr="00040147" w:rsidDel="00935D6C">
              <w:rPr>
                <w:noProof/>
                <w:rPrChange w:id="497" w:author="冰 李" w:date="2026-05-10T14:02:00Z" w16du:dateUtc="2026-05-10T06:02:00Z">
                  <w:rPr>
                    <w:rFonts w:ascii="宋体" w:hAnsi="宋体"/>
                    <w:noProof/>
                  </w:rPr>
                </w:rPrChange>
              </w:rPr>
              <w:tab/>
            </w:r>
            <w:r w:rsidR="00F642EC" w:rsidRPr="00040147" w:rsidDel="00935D6C">
              <w:rPr>
                <w:noProof/>
                <w:rPrChange w:id="498" w:author="冰 李" w:date="2026-05-10T14:02:00Z" w16du:dateUtc="2026-05-10T06:02:00Z">
                  <w:rPr>
                    <w:rFonts w:ascii="宋体" w:hAnsi="宋体"/>
                    <w:noProof/>
                  </w:rPr>
                </w:rPrChange>
              </w:rPr>
              <w:delText>17</w:delText>
            </w:r>
          </w:del>
        </w:p>
        <w:p w14:paraId="78981FBB" w14:textId="77777777" w:rsidR="00FB08F6" w:rsidRPr="00040147" w:rsidDel="00935D6C" w:rsidRDefault="00FB08F6" w:rsidP="009A6939">
          <w:pPr>
            <w:pStyle w:val="TOC2"/>
            <w:tabs>
              <w:tab w:val="right" w:leader="dot" w:pos="9016"/>
            </w:tabs>
            <w:spacing w:line="360" w:lineRule="auto"/>
            <w:ind w:left="480"/>
            <w:rPr>
              <w:del w:id="499" w:author="冠林 徐" w:date="2026-05-10T16:01:00Z" w16du:dateUtc="2026-05-10T08:01:00Z"/>
              <w:noProof/>
              <w:rPrChange w:id="500" w:author="冰 李" w:date="2026-05-10T14:02:00Z" w16du:dateUtc="2026-05-10T06:02:00Z">
                <w:rPr>
                  <w:del w:id="501" w:author="冠林 徐" w:date="2026-05-10T16:01:00Z" w16du:dateUtc="2026-05-10T08:01:00Z"/>
                  <w:rFonts w:ascii="宋体" w:hAnsi="宋体"/>
                  <w:noProof/>
                </w:rPr>
              </w:rPrChange>
            </w:rPr>
          </w:pPr>
          <w:del w:id="502" w:author="冠林 徐" w:date="2026-05-10T16:01:00Z" w16du:dateUtc="2026-05-10T08:01:00Z">
            <w:r w:rsidRPr="00935D6C" w:rsidDel="00935D6C">
              <w:rPr>
                <w:rPrChange w:id="503" w:author="冠林 徐" w:date="2026-05-10T16:01:00Z" w16du:dateUtc="2026-05-10T08:01:00Z">
                  <w:rPr>
                    <w:rStyle w:val="a5"/>
                    <w:rFonts w:ascii="宋体" w:hAnsi="宋体"/>
                    <w:noProof/>
                  </w:rPr>
                </w:rPrChange>
              </w:rPr>
              <w:delText xml:space="preserve">9.1 </w:delText>
            </w:r>
            <w:r w:rsidRPr="00935D6C" w:rsidDel="00935D6C">
              <w:rPr>
                <w:rPrChange w:id="504" w:author="冠林 徐" w:date="2026-05-10T16:01:00Z" w16du:dateUtc="2026-05-10T08:01:00Z">
                  <w:rPr>
                    <w:rStyle w:val="a5"/>
                    <w:rFonts w:ascii="宋体" w:hAnsi="宋体"/>
                    <w:noProof/>
                  </w:rPr>
                </w:rPrChange>
              </w:rPr>
              <w:delText>模型优点</w:delText>
            </w:r>
            <w:r w:rsidRPr="00040147" w:rsidDel="00935D6C">
              <w:rPr>
                <w:noProof/>
                <w:rPrChange w:id="505" w:author="冰 李" w:date="2026-05-10T14:02:00Z" w16du:dateUtc="2026-05-10T06:02:00Z">
                  <w:rPr>
                    <w:rFonts w:ascii="宋体" w:hAnsi="宋体"/>
                    <w:noProof/>
                  </w:rPr>
                </w:rPrChange>
              </w:rPr>
              <w:tab/>
            </w:r>
            <w:r w:rsidR="00F642EC" w:rsidRPr="00040147" w:rsidDel="00935D6C">
              <w:rPr>
                <w:noProof/>
                <w:rPrChange w:id="506" w:author="冰 李" w:date="2026-05-10T14:02:00Z" w16du:dateUtc="2026-05-10T06:02:00Z">
                  <w:rPr>
                    <w:rFonts w:ascii="宋体" w:hAnsi="宋体"/>
                    <w:noProof/>
                  </w:rPr>
                </w:rPrChange>
              </w:rPr>
              <w:delText>17</w:delText>
            </w:r>
          </w:del>
        </w:p>
        <w:p w14:paraId="7F064A55" w14:textId="77777777" w:rsidR="00FB08F6" w:rsidRPr="00040147" w:rsidDel="00935D6C" w:rsidRDefault="00FB08F6" w:rsidP="009A6939">
          <w:pPr>
            <w:pStyle w:val="TOC2"/>
            <w:tabs>
              <w:tab w:val="right" w:leader="dot" w:pos="9016"/>
            </w:tabs>
            <w:spacing w:line="360" w:lineRule="auto"/>
            <w:ind w:left="480"/>
            <w:rPr>
              <w:del w:id="507" w:author="冠林 徐" w:date="2026-05-10T16:01:00Z" w16du:dateUtc="2026-05-10T08:01:00Z"/>
              <w:noProof/>
              <w:rPrChange w:id="508" w:author="冰 李" w:date="2026-05-10T14:02:00Z" w16du:dateUtc="2026-05-10T06:02:00Z">
                <w:rPr>
                  <w:del w:id="509" w:author="冠林 徐" w:date="2026-05-10T16:01:00Z" w16du:dateUtc="2026-05-10T08:01:00Z"/>
                  <w:rFonts w:ascii="宋体" w:hAnsi="宋体"/>
                  <w:noProof/>
                </w:rPr>
              </w:rPrChange>
            </w:rPr>
          </w:pPr>
          <w:del w:id="510" w:author="冠林 徐" w:date="2026-05-10T16:01:00Z" w16du:dateUtc="2026-05-10T08:01:00Z">
            <w:r w:rsidRPr="00935D6C" w:rsidDel="00935D6C">
              <w:rPr>
                <w:rPrChange w:id="511" w:author="冠林 徐" w:date="2026-05-10T16:01:00Z" w16du:dateUtc="2026-05-10T08:01:00Z">
                  <w:rPr>
                    <w:rStyle w:val="a5"/>
                    <w:rFonts w:ascii="宋体" w:hAnsi="宋体"/>
                    <w:noProof/>
                  </w:rPr>
                </w:rPrChange>
              </w:rPr>
              <w:delText xml:space="preserve">9.2 </w:delText>
            </w:r>
            <w:r w:rsidRPr="00935D6C" w:rsidDel="00935D6C">
              <w:rPr>
                <w:rPrChange w:id="512" w:author="冠林 徐" w:date="2026-05-10T16:01:00Z" w16du:dateUtc="2026-05-10T08:01:00Z">
                  <w:rPr>
                    <w:rStyle w:val="a5"/>
                    <w:rFonts w:ascii="宋体" w:hAnsi="宋体"/>
                    <w:noProof/>
                  </w:rPr>
                </w:rPrChange>
              </w:rPr>
              <w:delText>模型不足</w:delText>
            </w:r>
            <w:r w:rsidRPr="00040147" w:rsidDel="00935D6C">
              <w:rPr>
                <w:noProof/>
                <w:rPrChange w:id="513" w:author="冰 李" w:date="2026-05-10T14:02:00Z" w16du:dateUtc="2026-05-10T06:02:00Z">
                  <w:rPr>
                    <w:rFonts w:ascii="宋体" w:hAnsi="宋体"/>
                    <w:noProof/>
                  </w:rPr>
                </w:rPrChange>
              </w:rPr>
              <w:tab/>
            </w:r>
            <w:r w:rsidR="00F642EC" w:rsidRPr="00040147" w:rsidDel="00935D6C">
              <w:rPr>
                <w:noProof/>
                <w:rPrChange w:id="514" w:author="冰 李" w:date="2026-05-10T14:02:00Z" w16du:dateUtc="2026-05-10T06:02:00Z">
                  <w:rPr>
                    <w:rFonts w:ascii="宋体" w:hAnsi="宋体"/>
                    <w:noProof/>
                  </w:rPr>
                </w:rPrChange>
              </w:rPr>
              <w:delText>17</w:delText>
            </w:r>
          </w:del>
        </w:p>
        <w:p w14:paraId="2F5E9365" w14:textId="77777777" w:rsidR="00FB08F6" w:rsidRPr="00040147" w:rsidDel="00935D6C" w:rsidRDefault="00FB08F6" w:rsidP="009A6939">
          <w:pPr>
            <w:pStyle w:val="TOC2"/>
            <w:tabs>
              <w:tab w:val="right" w:leader="dot" w:pos="9016"/>
            </w:tabs>
            <w:spacing w:line="360" w:lineRule="auto"/>
            <w:ind w:left="480"/>
            <w:rPr>
              <w:del w:id="515" w:author="冠林 徐" w:date="2026-05-10T16:01:00Z" w16du:dateUtc="2026-05-10T08:01:00Z"/>
              <w:noProof/>
              <w:rPrChange w:id="516" w:author="冰 李" w:date="2026-05-10T14:02:00Z" w16du:dateUtc="2026-05-10T06:02:00Z">
                <w:rPr>
                  <w:del w:id="517" w:author="冠林 徐" w:date="2026-05-10T16:01:00Z" w16du:dateUtc="2026-05-10T08:01:00Z"/>
                  <w:rFonts w:ascii="宋体" w:hAnsi="宋体"/>
                  <w:noProof/>
                </w:rPr>
              </w:rPrChange>
            </w:rPr>
          </w:pPr>
          <w:del w:id="518" w:author="冠林 徐" w:date="2026-05-10T16:01:00Z" w16du:dateUtc="2026-05-10T08:01:00Z">
            <w:r w:rsidRPr="00935D6C" w:rsidDel="00935D6C">
              <w:rPr>
                <w:rPrChange w:id="519" w:author="冠林 徐" w:date="2026-05-10T16:01:00Z" w16du:dateUtc="2026-05-10T08:01:00Z">
                  <w:rPr>
                    <w:rStyle w:val="a5"/>
                    <w:rFonts w:ascii="宋体" w:hAnsi="宋体"/>
                    <w:noProof/>
                  </w:rPr>
                </w:rPrChange>
              </w:rPr>
              <w:delText xml:space="preserve">9.3 </w:delText>
            </w:r>
            <w:r w:rsidRPr="00935D6C" w:rsidDel="00935D6C">
              <w:rPr>
                <w:rPrChange w:id="520" w:author="冠林 徐" w:date="2026-05-10T16:01:00Z" w16du:dateUtc="2026-05-10T08:01:00Z">
                  <w:rPr>
                    <w:rStyle w:val="a5"/>
                    <w:rFonts w:ascii="宋体" w:hAnsi="宋体"/>
                    <w:noProof/>
                  </w:rPr>
                </w:rPrChange>
              </w:rPr>
              <w:delText>推广方向</w:delText>
            </w:r>
            <w:r w:rsidRPr="00040147" w:rsidDel="00935D6C">
              <w:rPr>
                <w:noProof/>
                <w:rPrChange w:id="521" w:author="冰 李" w:date="2026-05-10T14:02:00Z" w16du:dateUtc="2026-05-10T06:02:00Z">
                  <w:rPr>
                    <w:rFonts w:ascii="宋体" w:hAnsi="宋体"/>
                    <w:noProof/>
                  </w:rPr>
                </w:rPrChange>
              </w:rPr>
              <w:tab/>
            </w:r>
            <w:r w:rsidR="00F642EC" w:rsidRPr="00040147" w:rsidDel="00935D6C">
              <w:rPr>
                <w:noProof/>
                <w:rPrChange w:id="522" w:author="冰 李" w:date="2026-05-10T14:02:00Z" w16du:dateUtc="2026-05-10T06:02:00Z">
                  <w:rPr>
                    <w:rFonts w:ascii="宋体" w:hAnsi="宋体"/>
                    <w:noProof/>
                  </w:rPr>
                </w:rPrChange>
              </w:rPr>
              <w:delText>17</w:delText>
            </w:r>
          </w:del>
        </w:p>
        <w:p w14:paraId="5A494E8D" w14:textId="77777777" w:rsidR="00FB08F6" w:rsidRPr="00040147" w:rsidDel="00935D6C" w:rsidRDefault="00FB08F6" w:rsidP="009A6939">
          <w:pPr>
            <w:pStyle w:val="TOC1"/>
            <w:tabs>
              <w:tab w:val="right" w:leader="dot" w:pos="9016"/>
            </w:tabs>
            <w:spacing w:line="360" w:lineRule="auto"/>
            <w:rPr>
              <w:del w:id="523" w:author="冠林 徐" w:date="2026-05-10T16:01:00Z" w16du:dateUtc="2026-05-10T08:01:00Z"/>
              <w:noProof/>
              <w:rPrChange w:id="524" w:author="冰 李" w:date="2026-05-10T14:02:00Z" w16du:dateUtc="2026-05-10T06:02:00Z">
                <w:rPr>
                  <w:del w:id="525" w:author="冠林 徐" w:date="2026-05-10T16:01:00Z" w16du:dateUtc="2026-05-10T08:01:00Z"/>
                  <w:rFonts w:ascii="宋体" w:hAnsi="宋体"/>
                  <w:noProof/>
                </w:rPr>
              </w:rPrChange>
            </w:rPr>
          </w:pPr>
          <w:del w:id="526" w:author="冠林 徐" w:date="2026-05-10T16:01:00Z" w16du:dateUtc="2026-05-10T08:01:00Z">
            <w:r w:rsidRPr="00935D6C" w:rsidDel="00935D6C">
              <w:rPr>
                <w:rPrChange w:id="527" w:author="冠林 徐" w:date="2026-05-10T16:01:00Z" w16du:dateUtc="2026-05-10T08:01:00Z">
                  <w:rPr>
                    <w:rStyle w:val="a5"/>
                    <w:rFonts w:ascii="宋体" w:hAnsi="宋体"/>
                    <w:noProof/>
                  </w:rPr>
                </w:rPrChange>
              </w:rPr>
              <w:delText>参考文献</w:delText>
            </w:r>
            <w:r w:rsidRPr="00040147" w:rsidDel="00935D6C">
              <w:rPr>
                <w:noProof/>
                <w:rPrChange w:id="528" w:author="冰 李" w:date="2026-05-10T14:02:00Z" w16du:dateUtc="2026-05-10T06:02:00Z">
                  <w:rPr>
                    <w:rFonts w:ascii="宋体" w:hAnsi="宋体"/>
                    <w:noProof/>
                  </w:rPr>
                </w:rPrChange>
              </w:rPr>
              <w:tab/>
            </w:r>
            <w:r w:rsidR="00F642EC" w:rsidRPr="00040147" w:rsidDel="00935D6C">
              <w:rPr>
                <w:noProof/>
                <w:rPrChange w:id="529" w:author="冰 李" w:date="2026-05-10T14:02:00Z" w16du:dateUtc="2026-05-10T06:02:00Z">
                  <w:rPr>
                    <w:rFonts w:ascii="宋体" w:hAnsi="宋体"/>
                    <w:noProof/>
                  </w:rPr>
                </w:rPrChange>
              </w:rPr>
              <w:delText>17</w:delText>
            </w:r>
          </w:del>
        </w:p>
        <w:p w14:paraId="49574E4A" w14:textId="77777777" w:rsidR="00FB08F6" w:rsidRPr="00040147" w:rsidDel="00935D6C" w:rsidRDefault="00FB08F6" w:rsidP="009A6939">
          <w:pPr>
            <w:pStyle w:val="TOC1"/>
            <w:tabs>
              <w:tab w:val="right" w:leader="dot" w:pos="9016"/>
            </w:tabs>
            <w:spacing w:line="360" w:lineRule="auto"/>
            <w:rPr>
              <w:del w:id="530" w:author="冠林 徐" w:date="2026-05-10T16:01:00Z" w16du:dateUtc="2026-05-10T08:01:00Z"/>
              <w:noProof/>
              <w:rPrChange w:id="531" w:author="冰 李" w:date="2026-05-10T14:02:00Z" w16du:dateUtc="2026-05-10T06:02:00Z">
                <w:rPr>
                  <w:del w:id="532" w:author="冠林 徐" w:date="2026-05-10T16:01:00Z" w16du:dateUtc="2026-05-10T08:01:00Z"/>
                  <w:rFonts w:ascii="宋体" w:hAnsi="宋体"/>
                  <w:noProof/>
                </w:rPr>
              </w:rPrChange>
            </w:rPr>
          </w:pPr>
          <w:del w:id="533" w:author="冠林 徐" w:date="2026-05-10T16:01:00Z" w16du:dateUtc="2026-05-10T08:01:00Z">
            <w:r w:rsidRPr="00935D6C" w:rsidDel="00935D6C">
              <w:rPr>
                <w:rPrChange w:id="534" w:author="冠林 徐" w:date="2026-05-10T16:01:00Z" w16du:dateUtc="2026-05-10T08:01:00Z">
                  <w:rPr>
                    <w:rStyle w:val="a5"/>
                    <w:rFonts w:ascii="宋体" w:hAnsi="宋体"/>
                    <w:noProof/>
                  </w:rPr>
                </w:rPrChange>
              </w:rPr>
              <w:delText>附录</w:delText>
            </w:r>
            <w:r w:rsidRPr="00040147" w:rsidDel="00935D6C">
              <w:rPr>
                <w:noProof/>
                <w:rPrChange w:id="535" w:author="冰 李" w:date="2026-05-10T14:02:00Z" w16du:dateUtc="2026-05-10T06:02:00Z">
                  <w:rPr>
                    <w:rFonts w:ascii="宋体" w:hAnsi="宋体"/>
                    <w:noProof/>
                  </w:rPr>
                </w:rPrChange>
              </w:rPr>
              <w:tab/>
            </w:r>
            <w:r w:rsidR="00F642EC" w:rsidRPr="00040147" w:rsidDel="00935D6C">
              <w:rPr>
                <w:noProof/>
                <w:rPrChange w:id="536" w:author="冰 李" w:date="2026-05-10T14:02:00Z" w16du:dateUtc="2026-05-10T06:02:00Z">
                  <w:rPr>
                    <w:rFonts w:ascii="宋体" w:hAnsi="宋体"/>
                    <w:noProof/>
                  </w:rPr>
                </w:rPrChange>
              </w:rPr>
              <w:delText>18</w:delText>
            </w:r>
          </w:del>
        </w:p>
        <w:p w14:paraId="35634945" w14:textId="77777777" w:rsidR="00FB08F6" w:rsidRPr="00040147" w:rsidDel="00935D6C" w:rsidRDefault="00FB08F6" w:rsidP="009A6939">
          <w:pPr>
            <w:pStyle w:val="TOC2"/>
            <w:tabs>
              <w:tab w:val="right" w:leader="dot" w:pos="9016"/>
            </w:tabs>
            <w:spacing w:line="360" w:lineRule="auto"/>
            <w:ind w:left="480"/>
            <w:rPr>
              <w:del w:id="537" w:author="冠林 徐" w:date="2026-05-10T16:01:00Z" w16du:dateUtc="2026-05-10T08:01:00Z"/>
              <w:noProof/>
              <w:rPrChange w:id="538" w:author="冰 李" w:date="2026-05-10T14:02:00Z" w16du:dateUtc="2026-05-10T06:02:00Z">
                <w:rPr>
                  <w:del w:id="539" w:author="冠林 徐" w:date="2026-05-10T16:01:00Z" w16du:dateUtc="2026-05-10T08:01:00Z"/>
                  <w:rFonts w:ascii="宋体" w:hAnsi="宋体"/>
                  <w:noProof/>
                </w:rPr>
              </w:rPrChange>
            </w:rPr>
          </w:pPr>
          <w:del w:id="540" w:author="冠林 徐" w:date="2026-05-10T16:01:00Z" w16du:dateUtc="2026-05-10T08:01:00Z">
            <w:r w:rsidRPr="00935D6C" w:rsidDel="00935D6C">
              <w:rPr>
                <w:rPrChange w:id="541" w:author="冠林 徐" w:date="2026-05-10T16:01:00Z" w16du:dateUtc="2026-05-10T08:01:00Z">
                  <w:rPr>
                    <w:rStyle w:val="a5"/>
                    <w:rFonts w:ascii="宋体" w:hAnsi="宋体"/>
                    <w:noProof/>
                  </w:rPr>
                </w:rPrChange>
              </w:rPr>
              <w:delText>附录</w:delText>
            </w:r>
            <w:r w:rsidRPr="00935D6C" w:rsidDel="00935D6C">
              <w:rPr>
                <w:rPrChange w:id="542" w:author="冠林 徐" w:date="2026-05-10T16:01:00Z" w16du:dateUtc="2026-05-10T08:01:00Z">
                  <w:rPr>
                    <w:rStyle w:val="a5"/>
                    <w:rFonts w:ascii="宋体" w:hAnsi="宋体"/>
                    <w:noProof/>
                  </w:rPr>
                </w:rPrChange>
              </w:rPr>
              <w:delText>A</w:delText>
            </w:r>
            <w:r w:rsidRPr="00935D6C" w:rsidDel="00935D6C">
              <w:rPr>
                <w:rPrChange w:id="543" w:author="冠林 徐" w:date="2026-05-10T16:01:00Z" w16du:dateUtc="2026-05-10T08:01:00Z">
                  <w:rPr>
                    <w:rStyle w:val="a5"/>
                    <w:rFonts w:ascii="宋体" w:hAnsi="宋体"/>
                    <w:noProof/>
                  </w:rPr>
                </w:rPrChange>
              </w:rPr>
              <w:delText>：运行环境与依赖</w:delText>
            </w:r>
            <w:r w:rsidRPr="00040147" w:rsidDel="00935D6C">
              <w:rPr>
                <w:noProof/>
                <w:rPrChange w:id="544" w:author="冰 李" w:date="2026-05-10T14:02:00Z" w16du:dateUtc="2026-05-10T06:02:00Z">
                  <w:rPr>
                    <w:rFonts w:ascii="宋体" w:hAnsi="宋体"/>
                    <w:noProof/>
                  </w:rPr>
                </w:rPrChange>
              </w:rPr>
              <w:tab/>
            </w:r>
            <w:r w:rsidR="00F642EC" w:rsidRPr="00040147" w:rsidDel="00935D6C">
              <w:rPr>
                <w:noProof/>
                <w:rPrChange w:id="545" w:author="冰 李" w:date="2026-05-10T14:02:00Z" w16du:dateUtc="2026-05-10T06:02:00Z">
                  <w:rPr>
                    <w:rFonts w:ascii="宋体" w:hAnsi="宋体"/>
                    <w:noProof/>
                  </w:rPr>
                </w:rPrChange>
              </w:rPr>
              <w:delText>18</w:delText>
            </w:r>
          </w:del>
        </w:p>
        <w:p w14:paraId="3CFEB47B" w14:textId="77777777" w:rsidR="00FB08F6" w:rsidRPr="00040147" w:rsidDel="00935D6C" w:rsidRDefault="00FB08F6" w:rsidP="009A6939">
          <w:pPr>
            <w:pStyle w:val="TOC2"/>
            <w:tabs>
              <w:tab w:val="right" w:leader="dot" w:pos="9016"/>
            </w:tabs>
            <w:spacing w:line="360" w:lineRule="auto"/>
            <w:ind w:left="480"/>
            <w:rPr>
              <w:del w:id="546" w:author="冠林 徐" w:date="2026-05-10T16:01:00Z" w16du:dateUtc="2026-05-10T08:01:00Z"/>
              <w:noProof/>
              <w:rPrChange w:id="547" w:author="冰 李" w:date="2026-05-10T14:02:00Z" w16du:dateUtc="2026-05-10T06:02:00Z">
                <w:rPr>
                  <w:del w:id="548" w:author="冠林 徐" w:date="2026-05-10T16:01:00Z" w16du:dateUtc="2026-05-10T08:01:00Z"/>
                  <w:rFonts w:ascii="宋体" w:hAnsi="宋体"/>
                  <w:noProof/>
                </w:rPr>
              </w:rPrChange>
            </w:rPr>
          </w:pPr>
          <w:del w:id="549" w:author="冠林 徐" w:date="2026-05-10T16:01:00Z" w16du:dateUtc="2026-05-10T08:01:00Z">
            <w:r w:rsidRPr="00935D6C" w:rsidDel="00935D6C">
              <w:rPr>
                <w:rPrChange w:id="550" w:author="冠林 徐" w:date="2026-05-10T16:01:00Z" w16du:dateUtc="2026-05-10T08:01:00Z">
                  <w:rPr>
                    <w:rStyle w:val="a5"/>
                    <w:rFonts w:ascii="宋体" w:hAnsi="宋体"/>
                    <w:noProof/>
                  </w:rPr>
                </w:rPrChange>
              </w:rPr>
              <w:delText>附录</w:delText>
            </w:r>
            <w:r w:rsidRPr="00935D6C" w:rsidDel="00935D6C">
              <w:rPr>
                <w:rPrChange w:id="551" w:author="冠林 徐" w:date="2026-05-10T16:01:00Z" w16du:dateUtc="2026-05-10T08:01:00Z">
                  <w:rPr>
                    <w:rStyle w:val="a5"/>
                    <w:rFonts w:ascii="宋体" w:hAnsi="宋体"/>
                    <w:noProof/>
                  </w:rPr>
                </w:rPrChange>
              </w:rPr>
              <w:delText>B</w:delText>
            </w:r>
            <w:r w:rsidRPr="00935D6C" w:rsidDel="00935D6C">
              <w:rPr>
                <w:rPrChange w:id="552" w:author="冠林 徐" w:date="2026-05-10T16:01:00Z" w16du:dateUtc="2026-05-10T08:01:00Z">
                  <w:rPr>
                    <w:rStyle w:val="a5"/>
                    <w:rFonts w:ascii="宋体" w:hAnsi="宋体"/>
                    <w:noProof/>
                  </w:rPr>
                </w:rPrChange>
              </w:rPr>
              <w:delText>：核心程序说明</w:delText>
            </w:r>
            <w:r w:rsidRPr="00040147" w:rsidDel="00935D6C">
              <w:rPr>
                <w:noProof/>
                <w:rPrChange w:id="553" w:author="冰 李" w:date="2026-05-10T14:02:00Z" w16du:dateUtc="2026-05-10T06:02:00Z">
                  <w:rPr>
                    <w:rFonts w:ascii="宋体" w:hAnsi="宋体"/>
                    <w:noProof/>
                  </w:rPr>
                </w:rPrChange>
              </w:rPr>
              <w:tab/>
            </w:r>
            <w:r w:rsidR="00F642EC" w:rsidRPr="00040147" w:rsidDel="00935D6C">
              <w:rPr>
                <w:noProof/>
                <w:rPrChange w:id="554" w:author="冰 李" w:date="2026-05-10T14:02:00Z" w16du:dateUtc="2026-05-10T06:02:00Z">
                  <w:rPr>
                    <w:rFonts w:ascii="宋体" w:hAnsi="宋体"/>
                    <w:noProof/>
                  </w:rPr>
                </w:rPrChange>
              </w:rPr>
              <w:delText>18</w:delText>
            </w:r>
          </w:del>
        </w:p>
        <w:p w14:paraId="125EB96A" w14:textId="77777777" w:rsidR="00FB08F6" w:rsidRPr="00040147" w:rsidDel="00935D6C" w:rsidRDefault="00FB08F6" w:rsidP="009A6939">
          <w:pPr>
            <w:pStyle w:val="TOC2"/>
            <w:tabs>
              <w:tab w:val="right" w:leader="dot" w:pos="9016"/>
            </w:tabs>
            <w:spacing w:line="360" w:lineRule="auto"/>
            <w:ind w:left="480"/>
            <w:rPr>
              <w:del w:id="555" w:author="冠林 徐" w:date="2026-05-10T16:01:00Z" w16du:dateUtc="2026-05-10T08:01:00Z"/>
              <w:noProof/>
              <w:rPrChange w:id="556" w:author="冰 李" w:date="2026-05-10T14:02:00Z" w16du:dateUtc="2026-05-10T06:02:00Z">
                <w:rPr>
                  <w:del w:id="557" w:author="冠林 徐" w:date="2026-05-10T16:01:00Z" w16du:dateUtc="2026-05-10T08:01:00Z"/>
                  <w:rFonts w:ascii="宋体" w:hAnsi="宋体"/>
                  <w:noProof/>
                </w:rPr>
              </w:rPrChange>
            </w:rPr>
          </w:pPr>
          <w:del w:id="558" w:author="冠林 徐" w:date="2026-05-10T16:01:00Z" w16du:dateUtc="2026-05-10T08:01:00Z">
            <w:r w:rsidRPr="00935D6C" w:rsidDel="00935D6C">
              <w:rPr>
                <w:rPrChange w:id="559" w:author="冠林 徐" w:date="2026-05-10T16:01:00Z" w16du:dateUtc="2026-05-10T08:01:00Z">
                  <w:rPr>
                    <w:rStyle w:val="a5"/>
                    <w:rFonts w:ascii="宋体" w:hAnsi="宋体"/>
                    <w:noProof/>
                  </w:rPr>
                </w:rPrChange>
              </w:rPr>
              <w:delText>附录</w:delText>
            </w:r>
            <w:r w:rsidRPr="00935D6C" w:rsidDel="00935D6C">
              <w:rPr>
                <w:rPrChange w:id="560" w:author="冠林 徐" w:date="2026-05-10T16:01:00Z" w16du:dateUtc="2026-05-10T08:01:00Z">
                  <w:rPr>
                    <w:rStyle w:val="a5"/>
                    <w:rFonts w:ascii="宋体" w:hAnsi="宋体"/>
                    <w:noProof/>
                  </w:rPr>
                </w:rPrChange>
              </w:rPr>
              <w:delText>C</w:delText>
            </w:r>
            <w:r w:rsidRPr="00935D6C" w:rsidDel="00935D6C">
              <w:rPr>
                <w:rPrChange w:id="561" w:author="冠林 徐" w:date="2026-05-10T16:01:00Z" w16du:dateUtc="2026-05-10T08:01:00Z">
                  <w:rPr>
                    <w:rStyle w:val="a5"/>
                    <w:rFonts w:ascii="宋体" w:hAnsi="宋体"/>
                    <w:noProof/>
                  </w:rPr>
                </w:rPrChange>
              </w:rPr>
              <w:delText>：主要输出文件</w:delText>
            </w:r>
            <w:r w:rsidRPr="00040147" w:rsidDel="00935D6C">
              <w:rPr>
                <w:noProof/>
                <w:rPrChange w:id="562" w:author="冰 李" w:date="2026-05-10T14:02:00Z" w16du:dateUtc="2026-05-10T06:02:00Z">
                  <w:rPr>
                    <w:rFonts w:ascii="宋体" w:hAnsi="宋体"/>
                    <w:noProof/>
                  </w:rPr>
                </w:rPrChange>
              </w:rPr>
              <w:tab/>
            </w:r>
            <w:r w:rsidR="00F642EC" w:rsidRPr="00040147" w:rsidDel="00935D6C">
              <w:rPr>
                <w:noProof/>
                <w:rPrChange w:id="563" w:author="冰 李" w:date="2026-05-10T14:02:00Z" w16du:dateUtc="2026-05-10T06:02:00Z">
                  <w:rPr>
                    <w:rFonts w:ascii="宋体" w:hAnsi="宋体"/>
                    <w:noProof/>
                  </w:rPr>
                </w:rPrChange>
              </w:rPr>
              <w:delText>18</w:delText>
            </w:r>
          </w:del>
        </w:p>
        <w:p w14:paraId="56FBCC1B" w14:textId="77777777" w:rsidR="00FB08F6" w:rsidRPr="00040147" w:rsidDel="00935D6C" w:rsidRDefault="00FB08F6" w:rsidP="009A6939">
          <w:pPr>
            <w:pStyle w:val="TOC2"/>
            <w:tabs>
              <w:tab w:val="right" w:leader="dot" w:pos="9016"/>
            </w:tabs>
            <w:spacing w:line="360" w:lineRule="auto"/>
            <w:ind w:left="480"/>
            <w:rPr>
              <w:del w:id="564" w:author="冠林 徐" w:date="2026-05-10T16:01:00Z" w16du:dateUtc="2026-05-10T08:01:00Z"/>
              <w:noProof/>
              <w:rPrChange w:id="565" w:author="冰 李" w:date="2026-05-10T14:02:00Z" w16du:dateUtc="2026-05-10T06:02:00Z">
                <w:rPr>
                  <w:del w:id="566" w:author="冠林 徐" w:date="2026-05-10T16:01:00Z" w16du:dateUtc="2026-05-10T08:01:00Z"/>
                  <w:rFonts w:ascii="宋体" w:hAnsi="宋体"/>
                  <w:noProof/>
                </w:rPr>
              </w:rPrChange>
            </w:rPr>
          </w:pPr>
          <w:del w:id="567" w:author="冠林 徐" w:date="2026-05-10T16:01:00Z" w16du:dateUtc="2026-05-10T08:01:00Z">
            <w:r w:rsidRPr="00935D6C" w:rsidDel="00935D6C">
              <w:rPr>
                <w:rPrChange w:id="568" w:author="冠林 徐" w:date="2026-05-10T16:01:00Z" w16du:dateUtc="2026-05-10T08:01:00Z">
                  <w:rPr>
                    <w:rStyle w:val="a5"/>
                    <w:rFonts w:ascii="宋体" w:hAnsi="宋体"/>
                    <w:noProof/>
                  </w:rPr>
                </w:rPrChange>
              </w:rPr>
              <w:delText>附录</w:delText>
            </w:r>
            <w:r w:rsidRPr="00935D6C" w:rsidDel="00935D6C">
              <w:rPr>
                <w:rPrChange w:id="569" w:author="冠林 徐" w:date="2026-05-10T16:01:00Z" w16du:dateUtc="2026-05-10T08:01:00Z">
                  <w:rPr>
                    <w:rStyle w:val="a5"/>
                    <w:rFonts w:ascii="宋体" w:hAnsi="宋体"/>
                    <w:noProof/>
                  </w:rPr>
                </w:rPrChange>
              </w:rPr>
              <w:delText>D</w:delText>
            </w:r>
            <w:r w:rsidRPr="00935D6C" w:rsidDel="00935D6C">
              <w:rPr>
                <w:rPrChange w:id="570" w:author="冠林 徐" w:date="2026-05-10T16:01:00Z" w16du:dateUtc="2026-05-10T08:01:00Z">
                  <w:rPr>
                    <w:rStyle w:val="a5"/>
                    <w:rFonts w:ascii="宋体" w:hAnsi="宋体"/>
                    <w:noProof/>
                  </w:rPr>
                </w:rPrChange>
              </w:rPr>
              <w:delText>：可视化复核工作台</w:delText>
            </w:r>
            <w:r w:rsidRPr="00040147" w:rsidDel="00935D6C">
              <w:rPr>
                <w:noProof/>
                <w:rPrChange w:id="571" w:author="冰 李" w:date="2026-05-10T14:02:00Z" w16du:dateUtc="2026-05-10T06:02:00Z">
                  <w:rPr>
                    <w:rFonts w:ascii="宋体" w:hAnsi="宋体"/>
                    <w:noProof/>
                  </w:rPr>
                </w:rPrChange>
              </w:rPr>
              <w:tab/>
            </w:r>
            <w:r w:rsidR="00F642EC" w:rsidRPr="00040147" w:rsidDel="00935D6C">
              <w:rPr>
                <w:noProof/>
                <w:rPrChange w:id="572" w:author="冰 李" w:date="2026-05-10T14:02:00Z" w16du:dateUtc="2026-05-10T06:02:00Z">
                  <w:rPr>
                    <w:rFonts w:ascii="宋体" w:hAnsi="宋体"/>
                    <w:noProof/>
                  </w:rPr>
                </w:rPrChange>
              </w:rPr>
              <w:delText>19</w:delText>
            </w:r>
          </w:del>
        </w:p>
        <w:p w14:paraId="14D21548" w14:textId="77777777" w:rsidR="00A415AE" w:rsidRPr="00040147" w:rsidRDefault="00AC457B" w:rsidP="009A6939">
          <w:pPr>
            <w:spacing w:line="360" w:lineRule="auto"/>
          </w:pPr>
          <w:r w:rsidRPr="00040147">
            <w:rPr>
              <w:rPrChange w:id="573" w:author="冰 李" w:date="2026-05-10T14:02:00Z" w16du:dateUtc="2026-05-10T06:02:00Z">
                <w:rPr>
                  <w:rFonts w:ascii="宋体" w:hAnsi="宋体"/>
                </w:rPr>
              </w:rPrChange>
            </w:rPr>
            <w:fldChar w:fldCharType="end"/>
          </w:r>
        </w:p>
      </w:sdtContent>
    </w:sdt>
    <w:p w14:paraId="5A872D18" w14:textId="77777777" w:rsidR="00A415AE" w:rsidRPr="00040147" w:rsidRDefault="00A415AE">
      <w:pPr>
        <w:sectPr w:rsidR="00A415AE" w:rsidRPr="00040147">
          <w:pgSz w:w="11906" w:h="16838"/>
          <w:pgMar w:top="1440" w:right="1440" w:bottom="1440" w:left="1440" w:header="708" w:footer="708" w:gutter="0"/>
          <w:cols w:space="720"/>
          <w:docGrid w:linePitch="360"/>
        </w:sectPr>
      </w:pPr>
    </w:p>
    <w:p w14:paraId="0ED9C591" w14:textId="77777777" w:rsidR="00A415AE" w:rsidRPr="00040147" w:rsidRDefault="00AC457B">
      <w:pPr>
        <w:pStyle w:val="1"/>
        <w:spacing w:line="360" w:lineRule="auto"/>
      </w:pPr>
      <w:bookmarkStart w:id="574" w:name="_Toc229322453"/>
      <w:r w:rsidRPr="00040147">
        <w:lastRenderedPageBreak/>
        <w:t xml:space="preserve">1 </w:t>
      </w:r>
      <w:r w:rsidRPr="00040147">
        <w:t>问题重述</w:t>
      </w:r>
      <w:bookmarkEnd w:id="574"/>
    </w:p>
    <w:p w14:paraId="537D08F7" w14:textId="77777777" w:rsidR="00A415AE" w:rsidRPr="00040147" w:rsidRDefault="00AC457B">
      <w:pPr>
        <w:spacing w:line="360" w:lineRule="auto"/>
        <w:ind w:firstLine="480"/>
        <w:jc w:val="both"/>
      </w:pPr>
      <w:r w:rsidRPr="00040147">
        <w:t>在数字政府建设和信息化治理持续推进的背景下，各级政府、企事业单位日常产生和接收的文件数量激增。这些文件来源复杂、格式多样，涵盖</w:t>
      </w:r>
      <w:r w:rsidRPr="00040147">
        <w:t>Word</w:t>
      </w:r>
      <w:r w:rsidRPr="00040147">
        <w:t>文档、</w:t>
      </w:r>
      <w:r w:rsidRPr="00040147">
        <w:t>PDF</w:t>
      </w:r>
      <w:r w:rsidRPr="00040147">
        <w:t>文件、</w:t>
      </w:r>
      <w:r w:rsidRPr="00040147">
        <w:t>Excel</w:t>
      </w:r>
      <w:r w:rsidRPr="00040147">
        <w:t>表格、图片等多种格式，部分文件为扫描件或嵌有图像，文本质量参差不齐。同时，历史文件的类别结构往往没有人工标注，新流入文件的信息字段也不完整。面对持续增长的多源异构文件，传统的人工分类方式不仅效率低下，而且难以在有限的人力资源下保证分类的准确性和一致性。</w:t>
      </w:r>
    </w:p>
    <w:p w14:paraId="7ECDDBE5" w14:textId="77777777" w:rsidR="00A415AE" w:rsidRPr="00040147" w:rsidRDefault="00AC457B">
      <w:pPr>
        <w:spacing w:line="360" w:lineRule="auto"/>
        <w:ind w:firstLine="480"/>
        <w:jc w:val="both"/>
      </w:pPr>
      <w:r w:rsidRPr="00040147">
        <w:t>赛题提供了四类数据集：数据集</w:t>
      </w:r>
      <w:r w:rsidRPr="00040147">
        <w:t>1</w:t>
      </w:r>
      <w:r w:rsidRPr="00040147">
        <w:t>包含</w:t>
      </w:r>
      <w:r w:rsidRPr="00040147">
        <w:t>3396</w:t>
      </w:r>
      <w:r w:rsidRPr="00040147">
        <w:t>条历史文件记录，涵盖多种格式和领域，用于建立历史主题体系；数据集</w:t>
      </w:r>
      <w:r w:rsidRPr="00040147">
        <w:t>2</w:t>
      </w:r>
      <w:r w:rsidRPr="00040147">
        <w:t>包含</w:t>
      </w:r>
      <w:r w:rsidRPr="00040147">
        <w:t>1001</w:t>
      </w:r>
      <w:r w:rsidRPr="00040147">
        <w:t>条后续流入的半结构化记录数据，用于测试主题迁移能力；数据集</w:t>
      </w:r>
      <w:r w:rsidRPr="00040147">
        <w:t>3</w:t>
      </w:r>
      <w:r w:rsidRPr="00040147">
        <w:t>为</w:t>
      </w:r>
      <w:r w:rsidRPr="00040147">
        <w:t>3518</w:t>
      </w:r>
      <w:r w:rsidRPr="00040147">
        <w:t>条按</w:t>
      </w:r>
      <w:proofErr w:type="gramStart"/>
      <w:r w:rsidRPr="00040147">
        <w:t>行展开</w:t>
      </w:r>
      <w:proofErr w:type="gramEnd"/>
      <w:r w:rsidRPr="00040147">
        <w:t>的匿名原始文件记录，用于检验面对原始异构文件时的分类适应能力；数据集</w:t>
      </w:r>
      <w:r w:rsidRPr="00040147">
        <w:t>4</w:t>
      </w:r>
      <w:r w:rsidRPr="00040147">
        <w:t>为业务规则与资源约束表，用于模拟人工复核的资源限制条件。</w:t>
      </w:r>
    </w:p>
    <w:p w14:paraId="3A79DD2C" w14:textId="77777777" w:rsidR="00A415AE" w:rsidRPr="00040147" w:rsidRDefault="00AC457B">
      <w:pPr>
        <w:spacing w:line="360" w:lineRule="auto"/>
        <w:ind w:firstLine="480"/>
        <w:jc w:val="both"/>
      </w:pPr>
      <w:r w:rsidRPr="00040147">
        <w:t>基于上述背景和数据，赛题提出三个递进式的建模任务：第一，在缺乏人工类别标签的条件下，从数据集</w:t>
      </w:r>
      <w:r w:rsidRPr="00040147">
        <w:t>1</w:t>
      </w:r>
      <w:r w:rsidRPr="00040147">
        <w:t>的历史文件中自动发现稳定、可解释、可迁移的文件主题结构；第二，将数据集</w:t>
      </w:r>
      <w:r w:rsidRPr="00040147">
        <w:t>2</w:t>
      </w:r>
      <w:r w:rsidRPr="00040147">
        <w:t>和数据集</w:t>
      </w:r>
      <w:r w:rsidRPr="00040147">
        <w:t>3</w:t>
      </w:r>
      <w:r w:rsidRPr="00040147">
        <w:t>的新文件归入已建立的主题体系，并输出置信度和复核标记；第三，在数据集</w:t>
      </w:r>
      <w:r w:rsidRPr="00040147">
        <w:t>4</w:t>
      </w:r>
      <w:r w:rsidRPr="00040147">
        <w:t>的资源约束下，基于归类结果的不确定性信息，确定人工复核的优先级和处理策略。</w:t>
      </w:r>
    </w:p>
    <w:p w14:paraId="7026B9EC" w14:textId="77777777" w:rsidR="00A415AE" w:rsidRPr="00040147" w:rsidRDefault="00AC457B">
      <w:pPr>
        <w:pStyle w:val="1"/>
        <w:spacing w:line="360" w:lineRule="auto"/>
      </w:pPr>
      <w:bookmarkStart w:id="575" w:name="_Toc229322454"/>
      <w:r w:rsidRPr="00040147">
        <w:t xml:space="preserve">2 </w:t>
      </w:r>
      <w:r w:rsidRPr="00040147">
        <w:t>问题分析</w:t>
      </w:r>
      <w:bookmarkEnd w:id="575"/>
    </w:p>
    <w:p w14:paraId="18B783E1" w14:textId="77777777" w:rsidR="00A415AE" w:rsidRPr="00040147" w:rsidRDefault="00AC457B">
      <w:pPr>
        <w:pStyle w:val="2"/>
        <w:spacing w:line="360" w:lineRule="auto"/>
      </w:pPr>
      <w:bookmarkStart w:id="576" w:name="_Toc229322455"/>
      <w:r w:rsidRPr="00040147">
        <w:t xml:space="preserve">2.1 </w:t>
      </w:r>
      <w:r w:rsidRPr="00040147">
        <w:t>数据特点分析</w:t>
      </w:r>
      <w:bookmarkEnd w:id="576"/>
    </w:p>
    <w:p w14:paraId="534B0D01" w14:textId="77777777" w:rsidR="00A415AE" w:rsidRPr="00040147" w:rsidRDefault="00AC457B">
      <w:pPr>
        <w:spacing w:line="360" w:lineRule="auto"/>
        <w:ind w:firstLine="480"/>
        <w:jc w:val="both"/>
      </w:pPr>
      <w:r w:rsidRPr="00040147">
        <w:t>数据集</w:t>
      </w:r>
      <w:r w:rsidRPr="00040147">
        <w:t>1</w:t>
      </w:r>
      <w:r w:rsidRPr="00040147">
        <w:t>的历史文件具有格式多样、主题未知、文本质量不一的特点。文件类型涵盖</w:t>
      </w:r>
      <w:r w:rsidRPr="00040147">
        <w:t>txt</w:t>
      </w:r>
      <w:r w:rsidRPr="00040147">
        <w:t>、</w:t>
      </w:r>
      <w:r w:rsidRPr="00040147">
        <w:t>docx</w:t>
      </w:r>
      <w:r w:rsidRPr="00040147">
        <w:t>、</w:t>
      </w:r>
      <w:r w:rsidRPr="00040147">
        <w:t>pdf</w:t>
      </w:r>
      <w:r w:rsidRPr="00040147">
        <w:t>、</w:t>
      </w:r>
      <w:r w:rsidRPr="00040147">
        <w:t>xlsx</w:t>
      </w:r>
      <w:r w:rsidRPr="00040147">
        <w:t>、</w:t>
      </w:r>
      <w:r w:rsidRPr="00040147">
        <w:t>jpg/</w:t>
      </w:r>
      <w:proofErr w:type="spellStart"/>
      <w:r w:rsidRPr="00040147">
        <w:t>png</w:t>
      </w:r>
      <w:proofErr w:type="spellEnd"/>
      <w:r w:rsidRPr="00040147">
        <w:t>等，部分</w:t>
      </w:r>
      <w:r w:rsidRPr="00040147">
        <w:t>PDF</w:t>
      </w:r>
      <w:r w:rsidRPr="00040147">
        <w:t>为扫描版需要</w:t>
      </w:r>
      <w:r w:rsidRPr="00040147">
        <w:t>OCR</w:t>
      </w:r>
      <w:r w:rsidRPr="00040147">
        <w:t>识别，部分</w:t>
      </w:r>
      <w:r w:rsidRPr="00040147">
        <w:t>docx</w:t>
      </w:r>
      <w:r w:rsidRPr="00040147">
        <w:t>内</w:t>
      </w:r>
      <w:proofErr w:type="gramStart"/>
      <w:r w:rsidRPr="00040147">
        <w:t>嵌图片</w:t>
      </w:r>
      <w:proofErr w:type="gramEnd"/>
      <w:r w:rsidRPr="00040147">
        <w:t>需要提取。这些文件中包含政府工作报告、会议纪要、公文、学术文献、统计数据表等多种主题类型，但没有任何人工标注的类别标签。数据集</w:t>
      </w:r>
      <w:r w:rsidRPr="00040147">
        <w:t>2</w:t>
      </w:r>
      <w:r w:rsidRPr="00040147">
        <w:t>和数据集</w:t>
      </w:r>
      <w:r w:rsidRPr="00040147">
        <w:t>3</w:t>
      </w:r>
      <w:r w:rsidRPr="00040147">
        <w:t>作为后续流入文件，其主题分布可能与历史数据不完全一致，</w:t>
      </w:r>
      <w:proofErr w:type="gramStart"/>
      <w:r w:rsidRPr="00040147">
        <w:t>且数据</w:t>
      </w:r>
      <w:proofErr w:type="gramEnd"/>
      <w:r w:rsidRPr="00040147">
        <w:t>集</w:t>
      </w:r>
      <w:r w:rsidRPr="00040147">
        <w:t>2</w:t>
      </w:r>
      <w:r w:rsidRPr="00040147">
        <w:t>的字段往往不完整，数据集</w:t>
      </w:r>
      <w:r w:rsidRPr="00040147">
        <w:t>3</w:t>
      </w:r>
      <w:r w:rsidRPr="00040147">
        <w:t>更是仅有文件编号和文件内容。这些特点决定了本文不能采用传统的有监督分类方法。</w:t>
      </w:r>
    </w:p>
    <w:p w14:paraId="013EB709" w14:textId="77777777" w:rsidR="00A415AE" w:rsidRPr="00040147" w:rsidRDefault="00AC457B">
      <w:pPr>
        <w:pStyle w:val="2"/>
        <w:spacing w:line="360" w:lineRule="auto"/>
      </w:pPr>
      <w:bookmarkStart w:id="577" w:name="_Toc229322456"/>
      <w:r w:rsidRPr="00040147">
        <w:lastRenderedPageBreak/>
        <w:t xml:space="preserve">2.2 </w:t>
      </w:r>
      <w:r w:rsidRPr="00040147">
        <w:t>三个问题之间的逻辑关系</w:t>
      </w:r>
      <w:bookmarkEnd w:id="577"/>
    </w:p>
    <w:p w14:paraId="5E007550" w14:textId="77777777" w:rsidR="00A415AE" w:rsidRPr="00040147" w:rsidRDefault="00AC457B">
      <w:pPr>
        <w:spacing w:line="360" w:lineRule="auto"/>
        <w:ind w:firstLine="480"/>
        <w:jc w:val="both"/>
      </w:pPr>
      <w:r>
        <w:rPr>
          <w:rFonts w:ascii="宋体" w:hAnsi="宋体"/>
          <w:sz w:val="21"/>
        </w:rPr>
        <w:t>三个问题之间存在紧密的承接依赖关系。问题</w:t>
      </w:r>
      <w:proofErr w:type="gramStart"/>
      <w:r>
        <w:rPr>
          <w:rFonts w:ascii="宋体" w:hAnsi="宋体"/>
          <w:sz w:val="21"/>
        </w:rPr>
        <w:t>一</w:t>
      </w:r>
      <w:proofErr w:type="gramEnd"/>
      <w:r>
        <w:rPr>
          <w:rFonts w:ascii="宋体" w:hAnsi="宋体"/>
          <w:sz w:val="21"/>
        </w:rPr>
        <w:t>的核心不是简单聚类，而是建立“后续可复用的主题原型库”，为问题</w:t>
      </w:r>
      <w:proofErr w:type="gramStart"/>
      <w:r>
        <w:rPr>
          <w:rFonts w:ascii="宋体" w:hAnsi="宋体"/>
          <w:sz w:val="21"/>
        </w:rPr>
        <w:t>二提供</w:t>
      </w:r>
      <w:proofErr w:type="gramEnd"/>
      <w:r>
        <w:rPr>
          <w:rFonts w:ascii="宋体" w:hAnsi="宋体"/>
          <w:sz w:val="21"/>
        </w:rPr>
        <w:t>归类的依据和基础。问题二的核心不是追求所有文档强制唯一分类，而是在信息不完整场景下建立“可解释的归类判别规则”，并将分类不确定性传递给问题三。问题三的核心不是只排一个优先列表，而是把复核需求转化为资源约束下的优化问题，直接利用问题二输出的置信度、边界状态和风险信息。因此，本文将问题</w:t>
      </w:r>
      <w:proofErr w:type="gramStart"/>
      <w:r>
        <w:rPr>
          <w:rFonts w:ascii="宋体" w:hAnsi="宋体"/>
          <w:sz w:val="21"/>
        </w:rPr>
        <w:t>一</w:t>
      </w:r>
      <w:proofErr w:type="gramEnd"/>
      <w:r>
        <w:rPr>
          <w:rFonts w:ascii="宋体" w:hAnsi="宋体"/>
          <w:sz w:val="21"/>
        </w:rPr>
        <w:t>表述为主题原型层，将问题二表述为业务分类层，将问题三表述为复核决策层：问题</w:t>
      </w:r>
      <w:proofErr w:type="gramStart"/>
      <w:r>
        <w:rPr>
          <w:rFonts w:ascii="宋体" w:hAnsi="宋体"/>
          <w:sz w:val="21"/>
        </w:rPr>
        <w:t>一</w:t>
      </w:r>
      <w:proofErr w:type="gramEnd"/>
      <w:r>
        <w:rPr>
          <w:rFonts w:ascii="宋体" w:hAnsi="宋体"/>
          <w:sz w:val="21"/>
        </w:rPr>
        <w:t>得到的160个主题原型不直接作为最终目录名称，而是作为后续归类的细粒度语义基元；</w:t>
      </w:r>
      <w:proofErr w:type="gramStart"/>
      <w:r>
        <w:rPr>
          <w:rFonts w:ascii="宋体" w:hAnsi="宋体"/>
          <w:sz w:val="21"/>
        </w:rPr>
        <w:t>问题二先将</w:t>
      </w:r>
      <w:proofErr w:type="gramEnd"/>
      <w:r>
        <w:rPr>
          <w:rFonts w:ascii="宋体" w:hAnsi="宋体"/>
          <w:sz w:val="21"/>
        </w:rPr>
        <w:t>新文件映射到主题原型，再归并为业务大类和子类；问题三再把分类不确定性转化为人工复核优先级。三道问题的整体技术路线如图1所示，三道问题的承接关系如图2所示。</w:t>
      </w:r>
    </w:p>
    <w:p w14:paraId="52A15BE0" w14:textId="7843E8F3" w:rsidR="00A415AE" w:rsidRPr="00040147" w:rsidDel="00E24852" w:rsidRDefault="00E24852">
      <w:pPr>
        <w:spacing w:before="160" w:after="60"/>
        <w:jc w:val="center"/>
        <w:rPr>
          <w:del w:id="578" w:author="冠林 徐" w:date="2026-05-10T21:10:00Z" w16du:dateUtc="2026-05-10T13:10:00Z"/>
        </w:rPr>
      </w:pPr>
      <w:ins w:id="579" w:author="冠林 徐" w:date="2026-05-10T21:10:00Z" w16du:dateUtc="2026-05-10T13:10:00Z">
        <w:r>
          <w:rPr>
            <w:noProof/>
          </w:rPr>
          <w:drawing>
            <wp:inline distT="0" distB="0" distL="0" distR="0" wp14:anchorId="1327FF42" wp14:editId="7425F06B">
              <wp:extent cx="5716799" cy="2775006"/>
              <wp:effectExtent l="0" t="0" r="0" b="6350"/>
              <wp:docPr id="10371482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50" b="6068"/>
                      <a:stretch>
                        <a:fillRect/>
                      </a:stretch>
                    </pic:blipFill>
                    <pic:spPr bwMode="auto">
                      <a:xfrm>
                        <a:off x="0" y="0"/>
                        <a:ext cx="5716905" cy="2775057"/>
                      </a:xfrm>
                      <a:prstGeom prst="rect">
                        <a:avLst/>
                      </a:prstGeom>
                      <a:noFill/>
                      <a:ln>
                        <a:noFill/>
                      </a:ln>
                      <a:extLst>
                        <a:ext uri="{53640926-AAD7-44D8-BBD7-CCE9431645EC}">
                          <a14:shadowObscured xmlns:a14="http://schemas.microsoft.com/office/drawing/2010/main"/>
                        </a:ext>
                      </a:extLst>
                    </pic:spPr>
                  </pic:pic>
                </a:graphicData>
              </a:graphic>
            </wp:inline>
          </w:drawing>
        </w:r>
      </w:ins>
      <w:del w:id="580" w:author="冠林 徐" w:date="2026-05-10T21:09:00Z" w16du:dateUtc="2026-05-10T13:09:00Z">
        <w:r w:rsidR="00AC457B" w:rsidDel="00E24852">
          <w:rPr>
            <w:noProof/>
          </w:rPr>
          <w:drawing>
            <wp:inline distT="0" distB="0" distL="0" distR="0" wp14:anchorId="4D5B5872" wp14:editId="6CC3CA59">
              <wp:extent cx="5714247" cy="2616347"/>
              <wp:effectExtent l="0" t="0" r="1270" b="0"/>
              <wp:docPr id="1" name="Picture 193448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rotWithShape="1">
                      <a:blip r:embed="rId9"/>
                      <a:srcRect t="12667" b="5978"/>
                      <a:stretch>
                        <a:fillRect/>
                      </a:stretch>
                    </pic:blipFill>
                    <pic:spPr bwMode="auto">
                      <a:xfrm>
                        <a:off x="0" y="0"/>
                        <a:ext cx="5715000" cy="2616692"/>
                      </a:xfrm>
                      <a:prstGeom prst="rect">
                        <a:avLst/>
                      </a:prstGeom>
                      <a:ln>
                        <a:noFill/>
                      </a:ln>
                      <a:extLst>
                        <a:ext uri="{53640926-AAD7-44D8-BBD7-CCE9431645EC}">
                          <a14:shadowObscured xmlns:a14="http://schemas.microsoft.com/office/drawing/2010/main"/>
                        </a:ext>
                      </a:extLst>
                    </pic:spPr>
                  </pic:pic>
                </a:graphicData>
              </a:graphic>
            </wp:inline>
          </w:drawing>
        </w:r>
      </w:del>
    </w:p>
    <w:p w14:paraId="134E6F34" w14:textId="77777777" w:rsidR="00A415AE" w:rsidRPr="00040147" w:rsidRDefault="00AC457B">
      <w:pPr>
        <w:spacing w:before="60" w:after="200" w:line="280" w:lineRule="auto"/>
        <w:jc w:val="center"/>
        <w:rPr>
          <w:sz w:val="21"/>
          <w:szCs w:val="21"/>
          <w:rPrChange w:id="581" w:author="冰 李" w:date="2026-05-10T14:02:00Z" w16du:dateUtc="2026-05-10T06:02:00Z">
            <w:rPr>
              <w:rFonts w:ascii="宋体" w:hAnsi="宋体"/>
              <w:sz w:val="21"/>
              <w:szCs w:val="21"/>
            </w:rPr>
          </w:rPrChange>
        </w:rPr>
      </w:pPr>
      <w:r>
        <w:t>图</w:t>
      </w:r>
      <w:r>
        <w:t xml:space="preserve">1 </w:t>
      </w:r>
      <w:r>
        <w:t>多源异构文件智能治理模型技术路线</w:t>
      </w:r>
    </w:p>
    <w:p w14:paraId="430CD4AA" w14:textId="7F109522" w:rsidR="00A415AE" w:rsidRPr="00040147" w:rsidRDefault="00AC457B">
      <w:pPr>
        <w:spacing w:before="160" w:after="60"/>
        <w:jc w:val="center"/>
      </w:pPr>
      <w:del w:id="582" w:author="冠林 徐" w:date="2026-05-10T20:32:00Z" w16du:dateUtc="2026-05-10T12:32:00Z">
        <w:r w:rsidRPr="00040147" w:rsidDel="00131B79">
          <w:rPr>
            <w:noProof/>
          </w:rPr>
          <w:lastRenderedPageBreak/>
          <w:drawing>
            <wp:inline distT="0" distB="0" distL="0" distR="0" wp14:anchorId="01B45A5A" wp14:editId="5DD63825">
              <wp:extent cx="5544139" cy="2907665"/>
              <wp:effectExtent l="0" t="0" r="0" b="6985"/>
              <wp:docPr id="2" name="fig02_three_questions.png" descr="图2 三个问题承接关系图" title="图2 三个问题承接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713" t="9571" r="2246"/>
                      <a:stretch>
                        <a:fillRect/>
                      </a:stretch>
                    </pic:blipFill>
                    <pic:spPr bwMode="auto">
                      <a:xfrm>
                        <a:off x="0" y="0"/>
                        <a:ext cx="5545857" cy="2908566"/>
                      </a:xfrm>
                      <a:prstGeom prst="rect">
                        <a:avLst/>
                      </a:prstGeom>
                      <a:ln>
                        <a:noFill/>
                      </a:ln>
                      <a:extLst>
                        <a:ext uri="{53640926-AAD7-44D8-BBD7-CCE9431645EC}">
                          <a14:shadowObscured xmlns:a14="http://schemas.microsoft.com/office/drawing/2010/main"/>
                        </a:ext>
                      </a:extLst>
                    </pic:spPr>
                  </pic:pic>
                </a:graphicData>
              </a:graphic>
            </wp:inline>
          </w:drawing>
        </w:r>
      </w:del>
      <w:ins w:id="583" w:author="冠林 徐" w:date="2026-05-10T20:32:00Z" w16du:dateUtc="2026-05-10T12:32:00Z">
        <w:r w:rsidR="00131B79">
          <w:rPr>
            <w:noProof/>
          </w:rPr>
          <w:drawing>
            <wp:inline distT="0" distB="0" distL="0" distR="0" wp14:anchorId="3A7C3B56" wp14:editId="4C4EC4F2">
              <wp:extent cx="5719445" cy="3217545"/>
              <wp:effectExtent l="0" t="0" r="0" b="1905"/>
              <wp:docPr id="218151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445" cy="3217545"/>
                      </a:xfrm>
                      <a:prstGeom prst="rect">
                        <a:avLst/>
                      </a:prstGeom>
                      <a:noFill/>
                      <a:ln>
                        <a:noFill/>
                      </a:ln>
                    </pic:spPr>
                  </pic:pic>
                </a:graphicData>
              </a:graphic>
            </wp:inline>
          </w:drawing>
        </w:r>
      </w:ins>
    </w:p>
    <w:p w14:paraId="5E474F21" w14:textId="77777777" w:rsidR="00A415AE" w:rsidRPr="00040147" w:rsidRDefault="00AC457B">
      <w:pPr>
        <w:spacing w:before="60" w:after="200" w:line="280" w:lineRule="auto"/>
        <w:jc w:val="center"/>
        <w:rPr>
          <w:sz w:val="21"/>
          <w:szCs w:val="21"/>
          <w:rPrChange w:id="584" w:author="冰 李" w:date="2026-05-10T14:02:00Z" w16du:dateUtc="2026-05-10T06:02:00Z">
            <w:rPr>
              <w:rFonts w:ascii="宋体" w:hAnsi="宋体"/>
              <w:sz w:val="21"/>
              <w:szCs w:val="21"/>
            </w:rPr>
          </w:rPrChange>
        </w:rPr>
      </w:pPr>
      <w:r>
        <w:t>图</w:t>
      </w:r>
      <w:r>
        <w:t xml:space="preserve">2 </w:t>
      </w:r>
      <w:r>
        <w:t>三个问题承接关系图</w:t>
      </w:r>
    </w:p>
    <w:p w14:paraId="70B388DD" w14:textId="77777777" w:rsidR="00A415AE" w:rsidRPr="00040147" w:rsidRDefault="00AC457B">
      <w:pPr>
        <w:spacing w:line="360" w:lineRule="auto"/>
        <w:ind w:firstLine="480"/>
        <w:jc w:val="both"/>
      </w:pPr>
      <w:r w:rsidRPr="00040147">
        <w:t>本文的建模思路可以概括为：统一解析与</w:t>
      </w:r>
      <w:r w:rsidRPr="00040147">
        <w:t>OCR</w:t>
      </w:r>
      <w:r w:rsidRPr="00040147">
        <w:t>增强</w:t>
      </w:r>
      <w:r w:rsidRPr="00040147">
        <w:t xml:space="preserve"> → TF-IDF/SVD</w:t>
      </w:r>
      <w:r w:rsidRPr="00040147">
        <w:t>文本表示</w:t>
      </w:r>
      <w:r w:rsidRPr="00040147">
        <w:t xml:space="preserve"> → </w:t>
      </w:r>
      <w:proofErr w:type="spellStart"/>
      <w:r w:rsidRPr="00040147">
        <w:t>MiniBatchKMeans</w:t>
      </w:r>
      <w:proofErr w:type="spellEnd"/>
      <w:r w:rsidRPr="00040147">
        <w:t>主题原型发现</w:t>
      </w:r>
      <w:r w:rsidRPr="00040147">
        <w:t xml:space="preserve"> → </w:t>
      </w:r>
      <w:r w:rsidRPr="00040147">
        <w:t>主题族归并与主题词典构建</w:t>
      </w:r>
      <w:r w:rsidRPr="00040147">
        <w:t xml:space="preserve"> → </w:t>
      </w:r>
      <w:r w:rsidRPr="00040147">
        <w:t>数据集</w:t>
      </w:r>
      <w:r w:rsidRPr="00040147">
        <w:t>2/3</w:t>
      </w:r>
      <w:r w:rsidRPr="00040147">
        <w:t>新文件可解释归类</w:t>
      </w:r>
      <w:r w:rsidRPr="00040147">
        <w:t xml:space="preserve"> → </w:t>
      </w:r>
      <w:r w:rsidRPr="00040147">
        <w:t>置信度与边界状态输出</w:t>
      </w:r>
      <w:r w:rsidRPr="00040147">
        <w:t xml:space="preserve"> → </w:t>
      </w:r>
      <w:r w:rsidRPr="00040147">
        <w:t>复核优先级评分</w:t>
      </w:r>
      <w:r w:rsidRPr="00040147">
        <w:t xml:space="preserve"> → </w:t>
      </w:r>
      <w:r w:rsidRPr="00040147">
        <w:t>资源约束分配。这一闭环式的文件治理链路将</w:t>
      </w:r>
      <w:proofErr w:type="gramStart"/>
      <w:r w:rsidRPr="00040147">
        <w:t>非监督</w:t>
      </w:r>
      <w:proofErr w:type="gramEnd"/>
      <w:r w:rsidRPr="00040147">
        <w:t>的主题发现、可解释的分类判别和资源受限的复核优化有机地结合在一起。</w:t>
      </w:r>
    </w:p>
    <w:p w14:paraId="32968B5C" w14:textId="77777777" w:rsidR="00A415AE" w:rsidRPr="00040147" w:rsidRDefault="00AC457B">
      <w:pPr>
        <w:pStyle w:val="2"/>
        <w:spacing w:line="360" w:lineRule="auto"/>
      </w:pPr>
      <w:bookmarkStart w:id="585" w:name="_Toc229322457"/>
      <w:r w:rsidRPr="00040147">
        <w:t xml:space="preserve">2.3 </w:t>
      </w:r>
      <w:r w:rsidRPr="00040147">
        <w:t>总体技术路线</w:t>
      </w:r>
      <w:bookmarkEnd w:id="585"/>
    </w:p>
    <w:p w14:paraId="546D12AD" w14:textId="77777777" w:rsidR="00A415AE" w:rsidRPr="00040147" w:rsidRDefault="00AC457B">
      <w:pPr>
        <w:spacing w:line="360" w:lineRule="auto"/>
        <w:ind w:firstLine="480"/>
        <w:jc w:val="both"/>
      </w:pPr>
      <w:r w:rsidRPr="00040147">
        <w:t>技术路线分为四层。第一层为统一解析层，负责将所有格式的文件转化为统一的文本表示，并对图片型和扫描型文件进行</w:t>
      </w:r>
      <w:r w:rsidRPr="00040147">
        <w:t>OCR</w:t>
      </w:r>
      <w:r w:rsidRPr="00040147">
        <w:t>增强。第二层为主题发现层，在数据集</w:t>
      </w:r>
      <w:r w:rsidRPr="00040147">
        <w:t>1</w:t>
      </w:r>
      <w:r w:rsidRPr="00040147">
        <w:t>的历史文件上建立</w:t>
      </w:r>
      <w:r w:rsidRPr="00040147">
        <w:t>160</w:t>
      </w:r>
      <w:r w:rsidRPr="00040147">
        <w:t>个细粒度主题原型，并将其映射为</w:t>
      </w:r>
      <w:r w:rsidRPr="00040147">
        <w:t>14</w:t>
      </w:r>
      <w:r w:rsidRPr="00040147">
        <w:t>个可解释的内容主题族。第三层为归类判别层，将数据集</w:t>
      </w:r>
      <w:r w:rsidRPr="00040147">
        <w:t>2</w:t>
      </w:r>
      <w:r w:rsidRPr="00040147">
        <w:t>和数据集</w:t>
      </w:r>
      <w:r w:rsidRPr="00040147">
        <w:t>3</w:t>
      </w:r>
      <w:r w:rsidRPr="00040147">
        <w:t>的新文件通过字段加权相似度模型归入既有主题体系，输出主类别、候选类别、置信度和边界状态。第四层为复核优化层，综合错分风险、紧急程度和复核必要性三个维度，采用</w:t>
      </w:r>
      <w:r w:rsidRPr="00040147">
        <w:t>AHP</w:t>
      </w:r>
      <w:r w:rsidRPr="00040147">
        <w:t>确定权重后在资源约束下进行贪心调度分配。</w:t>
      </w:r>
    </w:p>
    <w:p w14:paraId="777250E9" w14:textId="77777777" w:rsidR="00A415AE" w:rsidRPr="00040147" w:rsidRDefault="00AC457B">
      <w:pPr>
        <w:pStyle w:val="1"/>
        <w:spacing w:line="360" w:lineRule="auto"/>
      </w:pPr>
      <w:bookmarkStart w:id="586" w:name="_Toc229322458"/>
      <w:r w:rsidRPr="00040147">
        <w:t xml:space="preserve">3 </w:t>
      </w:r>
      <w:r w:rsidRPr="00040147">
        <w:t>模型假设与符号说明</w:t>
      </w:r>
      <w:bookmarkEnd w:id="586"/>
    </w:p>
    <w:p w14:paraId="7796E138" w14:textId="77777777" w:rsidR="00A415AE" w:rsidRPr="00040147" w:rsidRDefault="00AC457B">
      <w:pPr>
        <w:pStyle w:val="2"/>
        <w:spacing w:line="360" w:lineRule="auto"/>
      </w:pPr>
      <w:bookmarkStart w:id="587" w:name="_Toc229322459"/>
      <w:r w:rsidRPr="00040147">
        <w:t xml:space="preserve">3.1 </w:t>
      </w:r>
      <w:r w:rsidRPr="00040147">
        <w:t>模型假设</w:t>
      </w:r>
      <w:bookmarkEnd w:id="587"/>
    </w:p>
    <w:p w14:paraId="724B14CE" w14:textId="77777777" w:rsidR="00A415AE" w:rsidRPr="00040147" w:rsidRDefault="00AC457B">
      <w:pPr>
        <w:spacing w:line="360" w:lineRule="auto"/>
        <w:ind w:firstLine="480"/>
        <w:jc w:val="both"/>
      </w:pPr>
      <w:r w:rsidRPr="00040147">
        <w:lastRenderedPageBreak/>
        <w:t>为简化问题并保证模型的可行性，本文提出以下基本假设：</w:t>
      </w:r>
    </w:p>
    <w:p w14:paraId="456A1F97" w14:textId="77777777" w:rsidR="00A415AE" w:rsidRPr="00040147" w:rsidRDefault="00AC457B">
      <w:pPr>
        <w:spacing w:line="360" w:lineRule="auto"/>
        <w:ind w:firstLine="480"/>
        <w:jc w:val="both"/>
      </w:pPr>
      <w:r w:rsidRPr="00040147">
        <w:t>假设</w:t>
      </w:r>
      <w:r w:rsidRPr="00040147">
        <w:t>1</w:t>
      </w:r>
      <w:r w:rsidRPr="00040147">
        <w:t>：题目提供的文件数据能够代表</w:t>
      </w:r>
      <w:proofErr w:type="gramStart"/>
      <w:r w:rsidRPr="00040147">
        <w:t>待治理</w:t>
      </w:r>
      <w:proofErr w:type="gramEnd"/>
      <w:r w:rsidRPr="00040147">
        <w:t>文件的主要主题类型，历史数据中的主题结构可迁移到新文件。</w:t>
      </w:r>
    </w:p>
    <w:p w14:paraId="134ACE55" w14:textId="77777777" w:rsidR="00A415AE" w:rsidRPr="00040147" w:rsidRDefault="00AC457B">
      <w:pPr>
        <w:spacing w:line="360" w:lineRule="auto"/>
        <w:ind w:firstLine="480"/>
        <w:jc w:val="both"/>
      </w:pPr>
      <w:r w:rsidRPr="00040147">
        <w:t>假设</w:t>
      </w:r>
      <w:r w:rsidRPr="00040147">
        <w:t>2</w:t>
      </w:r>
      <w:r w:rsidRPr="00040147">
        <w:t>：文档标题、正文、表格字段和</w:t>
      </w:r>
      <w:r w:rsidRPr="00040147">
        <w:t>OCR</w:t>
      </w:r>
      <w:r w:rsidRPr="00040147">
        <w:t>文本均包含有效主题信息，但不同字段的可信度和信息量不同。</w:t>
      </w:r>
    </w:p>
    <w:p w14:paraId="37DA4AA0" w14:textId="77777777" w:rsidR="00A415AE" w:rsidRPr="00040147" w:rsidRDefault="00AC457B">
      <w:pPr>
        <w:spacing w:line="360" w:lineRule="auto"/>
        <w:ind w:firstLine="480"/>
        <w:jc w:val="both"/>
      </w:pPr>
      <w:r w:rsidRPr="00040147">
        <w:t>假设</w:t>
      </w:r>
      <w:r w:rsidRPr="00040147">
        <w:t>3</w:t>
      </w:r>
      <w:r w:rsidRPr="00040147">
        <w:t>：同一主题下的文档在关键词分布和低维语</w:t>
      </w:r>
      <w:proofErr w:type="gramStart"/>
      <w:r w:rsidRPr="00040147">
        <w:t>义空间</w:t>
      </w:r>
      <w:proofErr w:type="gramEnd"/>
      <w:r w:rsidRPr="00040147">
        <w:t>中具有相似性，可用向量距离和相似度刻画主题接近程度。</w:t>
      </w:r>
    </w:p>
    <w:p w14:paraId="4C6DBB5C" w14:textId="77777777" w:rsidR="00A415AE" w:rsidRPr="00040147" w:rsidRDefault="00AC457B">
      <w:pPr>
        <w:spacing w:line="360" w:lineRule="auto"/>
        <w:ind w:firstLine="480"/>
        <w:jc w:val="both"/>
      </w:pPr>
      <w:r w:rsidRPr="00040147">
        <w:t>假设</w:t>
      </w:r>
      <w:r w:rsidRPr="00040147">
        <w:t>4</w:t>
      </w:r>
      <w:r w:rsidRPr="00040147">
        <w:t>：对于类别边界模糊的文件，不强制唯一归类，而是进入多类待判别或人工复核队列。</w:t>
      </w:r>
    </w:p>
    <w:p w14:paraId="28B98D18" w14:textId="77777777" w:rsidR="00A415AE" w:rsidRPr="00040147" w:rsidRDefault="00AC457B">
      <w:pPr>
        <w:spacing w:line="360" w:lineRule="auto"/>
        <w:ind w:firstLine="480"/>
        <w:jc w:val="both"/>
      </w:pPr>
      <w:r w:rsidRPr="00040147">
        <w:t>假设</w:t>
      </w:r>
      <w:r w:rsidRPr="00040147">
        <w:t>5</w:t>
      </w:r>
      <w:r w:rsidRPr="00040147">
        <w:t>：文件中的金额、审批、合同、药品、专利、截止时间等信号能够反映人工复核必要性和紧急程度。</w:t>
      </w:r>
    </w:p>
    <w:p w14:paraId="71668EEF" w14:textId="77777777" w:rsidR="00A415AE" w:rsidRPr="00040147" w:rsidRDefault="00AC457B">
      <w:pPr>
        <w:spacing w:line="360" w:lineRule="auto"/>
        <w:ind w:firstLine="480"/>
        <w:jc w:val="both"/>
      </w:pPr>
      <w:r w:rsidRPr="00040147">
        <w:t>假设</w:t>
      </w:r>
      <w:r w:rsidRPr="00040147">
        <w:t>6</w:t>
      </w:r>
      <w:r w:rsidRPr="00040147">
        <w:t>：数据集</w:t>
      </w:r>
      <w:r w:rsidRPr="00040147">
        <w:t>4</w:t>
      </w:r>
      <w:r w:rsidRPr="00040147">
        <w:t>给出的资源约束在计算周期内固定不变，人工复核耗时可由文本长度、风险等级和文件复杂度近似估计。</w:t>
      </w:r>
    </w:p>
    <w:p w14:paraId="06865007" w14:textId="77777777" w:rsidR="00A415AE" w:rsidRPr="00040147" w:rsidRDefault="00AC457B">
      <w:pPr>
        <w:spacing w:line="360" w:lineRule="auto"/>
        <w:ind w:firstLine="480"/>
        <w:jc w:val="both"/>
      </w:pPr>
      <w:r w:rsidRPr="00040147">
        <w:t>假设</w:t>
      </w:r>
      <w:r w:rsidRPr="00040147">
        <w:t>7</w:t>
      </w:r>
      <w:r w:rsidRPr="00040147">
        <w:t>：</w:t>
      </w:r>
      <w:r w:rsidRPr="00040147">
        <w:t>OCR</w:t>
      </w:r>
      <w:r w:rsidRPr="00040147">
        <w:t>存在识别误差，但其补充信息总体有助于降低图片型文档的信息缺失。</w:t>
      </w:r>
    </w:p>
    <w:p w14:paraId="69B8D0EA" w14:textId="77777777" w:rsidR="00A415AE" w:rsidRPr="00040147" w:rsidRDefault="00AC457B">
      <w:pPr>
        <w:pStyle w:val="2"/>
        <w:spacing w:line="360" w:lineRule="auto"/>
      </w:pPr>
      <w:bookmarkStart w:id="588" w:name="_Toc229322460"/>
      <w:r w:rsidRPr="00040147">
        <w:t xml:space="preserve">3.2 </w:t>
      </w:r>
      <w:r w:rsidRPr="00040147">
        <w:t>符号说明</w:t>
      </w:r>
      <w:bookmarkEnd w:id="588"/>
    </w:p>
    <w:p w14:paraId="72339FEF" w14:textId="77777777" w:rsidR="00A415AE" w:rsidRPr="00040147" w:rsidRDefault="00AC457B">
      <w:pPr>
        <w:spacing w:line="360" w:lineRule="auto"/>
        <w:ind w:firstLine="480"/>
        <w:jc w:val="both"/>
      </w:pPr>
      <w:r w:rsidRPr="00040147">
        <w:t>本文使用的核心符号及其含义见表</w:t>
      </w:r>
      <w:r w:rsidRPr="00040147">
        <w:t>1</w:t>
      </w:r>
      <w:r w:rsidRPr="00040147">
        <w:t>。</w:t>
      </w:r>
    </w:p>
    <w:p w14:paraId="418B887D" w14:textId="77777777" w:rsidR="00A415AE" w:rsidRPr="00040147" w:rsidRDefault="00AC457B" w:rsidP="005168FF">
      <w:pPr>
        <w:spacing w:before="60" w:after="160" w:line="280" w:lineRule="auto"/>
        <w:jc w:val="center"/>
        <w:rPr>
          <w:sz w:val="21"/>
          <w:szCs w:val="21"/>
          <w:rPrChange w:id="589" w:author="冰 李" w:date="2026-05-10T14:02:00Z" w16du:dateUtc="2026-05-10T06:02:00Z">
            <w:rPr>
              <w:rFonts w:ascii="宋体" w:hAnsi="宋体"/>
              <w:sz w:val="21"/>
              <w:szCs w:val="21"/>
            </w:rPr>
          </w:rPrChange>
        </w:rPr>
      </w:pPr>
      <w:r w:rsidRPr="00040147">
        <w:rPr>
          <w:sz w:val="21"/>
          <w:szCs w:val="21"/>
          <w:rPrChange w:id="590" w:author="冰 李" w:date="2026-05-10T14:02:00Z" w16du:dateUtc="2026-05-10T06:02:00Z">
            <w:rPr>
              <w:rFonts w:ascii="宋体" w:hAnsi="宋体"/>
              <w:sz w:val="21"/>
              <w:szCs w:val="21"/>
            </w:rPr>
          </w:rPrChange>
        </w:rPr>
        <w:t>表</w:t>
      </w:r>
      <w:r w:rsidRPr="00040147">
        <w:rPr>
          <w:sz w:val="21"/>
          <w:szCs w:val="21"/>
          <w:rPrChange w:id="591" w:author="冰 李" w:date="2026-05-10T14:02:00Z" w16du:dateUtc="2026-05-10T06:02:00Z">
            <w:rPr>
              <w:rFonts w:ascii="宋体" w:hAnsi="宋体"/>
              <w:sz w:val="21"/>
              <w:szCs w:val="21"/>
            </w:rPr>
          </w:rPrChange>
        </w:rPr>
        <w:t xml:space="preserve">1 </w:t>
      </w:r>
      <w:r w:rsidRPr="00040147">
        <w:rPr>
          <w:sz w:val="21"/>
          <w:szCs w:val="21"/>
          <w:rPrChange w:id="592" w:author="冰 李" w:date="2026-05-10T14:02:00Z" w16du:dateUtc="2026-05-10T06:02:00Z">
            <w:rPr>
              <w:rFonts w:ascii="宋体" w:hAnsi="宋体"/>
              <w:sz w:val="21"/>
              <w:szCs w:val="21"/>
            </w:rPr>
          </w:rPrChange>
        </w:rPr>
        <w:t>符号说明表</w:t>
      </w:r>
    </w:p>
    <w:tbl>
      <w:tblPr>
        <w:tblW w:w="9360" w:type="dxa"/>
        <w:jc w:val="center"/>
        <w:tblBorders>
          <w:top w:val="single" w:sz="8" w:space="0" w:color="000000"/>
          <w:bottom w:val="single" w:sz="8"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500"/>
        <w:gridCol w:w="7860"/>
      </w:tblGrid>
      <w:tr w:rsidR="00A415AE" w:rsidRPr="00040147" w14:paraId="71AFC266" w14:textId="77777777" w:rsidTr="00E25A14">
        <w:trPr>
          <w:cantSplit/>
          <w:tblHeader/>
          <w:jc w:val="center"/>
        </w:trPr>
        <w:tc>
          <w:tcPr>
            <w:tcW w:w="1500" w:type="dxa"/>
            <w:tcBorders>
              <w:top w:val="single" w:sz="8" w:space="0" w:color="000000"/>
              <w:bottom w:val="single" w:sz="8" w:space="0" w:color="000000"/>
            </w:tcBorders>
            <w:shd w:val="clear" w:color="auto" w:fill="D9E2F3"/>
            <w:tcMar>
              <w:top w:w="50" w:type="dxa"/>
              <w:left w:w="60" w:type="dxa"/>
              <w:bottom w:w="50" w:type="dxa"/>
              <w:right w:w="60" w:type="dxa"/>
            </w:tcMar>
          </w:tcPr>
          <w:p w14:paraId="20FFF635" w14:textId="77777777" w:rsidR="00A415AE" w:rsidRPr="00040147" w:rsidRDefault="00AC457B">
            <w:pPr>
              <w:jc w:val="center"/>
            </w:pPr>
            <w:r w:rsidRPr="00040147">
              <w:rPr>
                <w:rFonts w:eastAsia="黑体"/>
                <w:b/>
                <w:bCs/>
                <w:sz w:val="18"/>
                <w:szCs w:val="18"/>
              </w:rPr>
              <w:t>符号</w:t>
            </w:r>
          </w:p>
        </w:tc>
        <w:tc>
          <w:tcPr>
            <w:tcW w:w="7860" w:type="dxa"/>
            <w:tcBorders>
              <w:top w:val="single" w:sz="8" w:space="0" w:color="000000"/>
              <w:bottom w:val="single" w:sz="8" w:space="0" w:color="000000"/>
            </w:tcBorders>
            <w:shd w:val="clear" w:color="auto" w:fill="D9E2F3"/>
            <w:tcMar>
              <w:top w:w="50" w:type="dxa"/>
              <w:left w:w="60" w:type="dxa"/>
              <w:bottom w:w="50" w:type="dxa"/>
              <w:right w:w="60" w:type="dxa"/>
            </w:tcMar>
          </w:tcPr>
          <w:p w14:paraId="16951E15" w14:textId="77777777" w:rsidR="00A415AE" w:rsidRPr="00040147" w:rsidRDefault="00AC457B">
            <w:pPr>
              <w:jc w:val="center"/>
            </w:pPr>
            <w:r w:rsidRPr="00040147">
              <w:rPr>
                <w:rFonts w:eastAsia="黑体"/>
                <w:b/>
                <w:bCs/>
                <w:sz w:val="18"/>
                <w:szCs w:val="18"/>
              </w:rPr>
              <w:t>含义</w:t>
            </w:r>
          </w:p>
        </w:tc>
      </w:tr>
      <w:tr w:rsidR="00A415AE" w:rsidRPr="00040147" w14:paraId="344D97DE" w14:textId="77777777" w:rsidTr="00E25A14">
        <w:trPr>
          <w:cantSplit/>
          <w:jc w:val="center"/>
        </w:trPr>
        <w:tc>
          <w:tcPr>
            <w:tcW w:w="1500" w:type="dxa"/>
            <w:tcBorders>
              <w:top w:val="single" w:sz="8" w:space="0" w:color="000000"/>
            </w:tcBorders>
            <w:tcMar>
              <w:top w:w="30" w:type="dxa"/>
              <w:left w:w="50" w:type="dxa"/>
              <w:bottom w:w="30" w:type="dxa"/>
              <w:right w:w="50" w:type="dxa"/>
            </w:tcMar>
          </w:tcPr>
          <w:p w14:paraId="7EC1BAC9" w14:textId="77777777" w:rsidR="00A415AE" w:rsidRPr="00040147" w:rsidRDefault="00AC457B">
            <w:pPr>
              <w:jc w:val="center"/>
            </w:pPr>
            <w:proofErr w:type="spellStart"/>
            <w:r w:rsidRPr="00040147">
              <w:rPr>
                <w:sz w:val="18"/>
                <w:szCs w:val="18"/>
              </w:rPr>
              <w:t>d_i</w:t>
            </w:r>
            <w:proofErr w:type="spellEnd"/>
          </w:p>
        </w:tc>
        <w:tc>
          <w:tcPr>
            <w:tcW w:w="7860" w:type="dxa"/>
            <w:tcBorders>
              <w:top w:val="single" w:sz="8" w:space="0" w:color="000000"/>
            </w:tcBorders>
            <w:tcMar>
              <w:top w:w="30" w:type="dxa"/>
              <w:left w:w="50" w:type="dxa"/>
              <w:bottom w:w="30" w:type="dxa"/>
              <w:right w:w="50" w:type="dxa"/>
            </w:tcMar>
          </w:tcPr>
          <w:p w14:paraId="6927BB69" w14:textId="77777777" w:rsidR="00A415AE" w:rsidRPr="00040147" w:rsidRDefault="00AC457B">
            <w:pPr>
              <w:jc w:val="center"/>
            </w:pPr>
            <w:r w:rsidRPr="00040147">
              <w:rPr>
                <w:sz w:val="18"/>
                <w:szCs w:val="18"/>
              </w:rPr>
              <w:t>第</w:t>
            </w:r>
            <w:proofErr w:type="spellStart"/>
            <w:r w:rsidRPr="00040147">
              <w:rPr>
                <w:sz w:val="18"/>
                <w:szCs w:val="18"/>
              </w:rPr>
              <w:t>i</w:t>
            </w:r>
            <w:proofErr w:type="spellEnd"/>
            <w:proofErr w:type="gramStart"/>
            <w:r w:rsidRPr="00040147">
              <w:rPr>
                <w:sz w:val="18"/>
                <w:szCs w:val="18"/>
              </w:rPr>
              <w:t>个</w:t>
            </w:r>
            <w:proofErr w:type="gramEnd"/>
            <w:r w:rsidRPr="00040147">
              <w:rPr>
                <w:sz w:val="18"/>
                <w:szCs w:val="18"/>
              </w:rPr>
              <w:t>文档或记录</w:t>
            </w:r>
          </w:p>
        </w:tc>
      </w:tr>
      <w:tr w:rsidR="00A415AE" w:rsidRPr="00040147" w14:paraId="1668A79F" w14:textId="77777777" w:rsidTr="005168FF">
        <w:trPr>
          <w:cantSplit/>
          <w:jc w:val="center"/>
        </w:trPr>
        <w:tc>
          <w:tcPr>
            <w:tcW w:w="1500" w:type="dxa"/>
            <w:tcMar>
              <w:top w:w="30" w:type="dxa"/>
              <w:left w:w="50" w:type="dxa"/>
              <w:bottom w:w="30" w:type="dxa"/>
              <w:right w:w="50" w:type="dxa"/>
            </w:tcMar>
          </w:tcPr>
          <w:p w14:paraId="1FC7E8A2" w14:textId="77777777" w:rsidR="00A415AE" w:rsidRPr="00040147" w:rsidRDefault="00AC457B">
            <w:pPr>
              <w:jc w:val="center"/>
            </w:pPr>
            <w:proofErr w:type="spellStart"/>
            <w:r w:rsidRPr="00040147">
              <w:rPr>
                <w:sz w:val="18"/>
                <w:szCs w:val="18"/>
              </w:rPr>
              <w:t>T_i</w:t>
            </w:r>
            <w:proofErr w:type="spellEnd"/>
          </w:p>
        </w:tc>
        <w:tc>
          <w:tcPr>
            <w:tcW w:w="7860" w:type="dxa"/>
            <w:tcMar>
              <w:top w:w="30" w:type="dxa"/>
              <w:left w:w="50" w:type="dxa"/>
              <w:bottom w:w="30" w:type="dxa"/>
              <w:right w:w="50" w:type="dxa"/>
            </w:tcMar>
          </w:tcPr>
          <w:p w14:paraId="53343F2E" w14:textId="77777777" w:rsidR="00A415AE" w:rsidRPr="00040147" w:rsidRDefault="00AC457B">
            <w:pPr>
              <w:jc w:val="center"/>
            </w:pPr>
            <w:r w:rsidRPr="00040147">
              <w:rPr>
                <w:sz w:val="18"/>
                <w:szCs w:val="18"/>
              </w:rPr>
              <w:t>文档</w:t>
            </w:r>
            <w:proofErr w:type="spellStart"/>
            <w:r w:rsidRPr="00040147">
              <w:rPr>
                <w:sz w:val="18"/>
                <w:szCs w:val="18"/>
              </w:rPr>
              <w:t>d_i</w:t>
            </w:r>
            <w:proofErr w:type="spellEnd"/>
            <w:r w:rsidRPr="00040147">
              <w:rPr>
                <w:sz w:val="18"/>
                <w:szCs w:val="18"/>
              </w:rPr>
              <w:t>的综合分析文本</w:t>
            </w:r>
          </w:p>
        </w:tc>
      </w:tr>
      <w:tr w:rsidR="00A415AE" w:rsidRPr="00040147" w14:paraId="52CAEBC7" w14:textId="77777777" w:rsidTr="005168FF">
        <w:trPr>
          <w:cantSplit/>
          <w:jc w:val="center"/>
        </w:trPr>
        <w:tc>
          <w:tcPr>
            <w:tcW w:w="1500" w:type="dxa"/>
            <w:tcMar>
              <w:top w:w="30" w:type="dxa"/>
              <w:left w:w="50" w:type="dxa"/>
              <w:bottom w:w="30" w:type="dxa"/>
              <w:right w:w="50" w:type="dxa"/>
            </w:tcMar>
          </w:tcPr>
          <w:p w14:paraId="47F3456B" w14:textId="77777777" w:rsidR="00A415AE" w:rsidRPr="00040147" w:rsidRDefault="00AC457B">
            <w:pPr>
              <w:jc w:val="center"/>
            </w:pPr>
            <w:proofErr w:type="spellStart"/>
            <w:r w:rsidRPr="00040147">
              <w:rPr>
                <w:sz w:val="18"/>
                <w:szCs w:val="18"/>
              </w:rPr>
              <w:t>x_i</w:t>
            </w:r>
            <w:proofErr w:type="spellEnd"/>
          </w:p>
        </w:tc>
        <w:tc>
          <w:tcPr>
            <w:tcW w:w="7860" w:type="dxa"/>
            <w:tcMar>
              <w:top w:w="30" w:type="dxa"/>
              <w:left w:w="50" w:type="dxa"/>
              <w:bottom w:w="30" w:type="dxa"/>
              <w:right w:w="50" w:type="dxa"/>
            </w:tcMar>
          </w:tcPr>
          <w:p w14:paraId="5ABAFEB9" w14:textId="77777777" w:rsidR="00A415AE" w:rsidRPr="00040147" w:rsidRDefault="00AC457B">
            <w:pPr>
              <w:jc w:val="center"/>
            </w:pPr>
            <w:r w:rsidRPr="00040147">
              <w:rPr>
                <w:sz w:val="18"/>
                <w:szCs w:val="18"/>
              </w:rPr>
              <w:t>文档</w:t>
            </w:r>
            <w:proofErr w:type="spellStart"/>
            <w:r w:rsidRPr="00040147">
              <w:rPr>
                <w:sz w:val="18"/>
                <w:szCs w:val="18"/>
              </w:rPr>
              <w:t>d_i</w:t>
            </w:r>
            <w:proofErr w:type="spellEnd"/>
            <w:r w:rsidRPr="00040147">
              <w:rPr>
                <w:sz w:val="18"/>
                <w:szCs w:val="18"/>
              </w:rPr>
              <w:t>的</w:t>
            </w:r>
            <w:r w:rsidRPr="00040147">
              <w:rPr>
                <w:sz w:val="18"/>
                <w:szCs w:val="18"/>
              </w:rPr>
              <w:t>TF-IDF</w:t>
            </w:r>
            <w:r w:rsidRPr="00040147">
              <w:rPr>
                <w:sz w:val="18"/>
                <w:szCs w:val="18"/>
              </w:rPr>
              <w:t>向量</w:t>
            </w:r>
          </w:p>
        </w:tc>
      </w:tr>
      <w:tr w:rsidR="00A415AE" w:rsidRPr="00040147" w14:paraId="1B1F2B87" w14:textId="77777777" w:rsidTr="005168FF">
        <w:trPr>
          <w:cantSplit/>
          <w:jc w:val="center"/>
        </w:trPr>
        <w:tc>
          <w:tcPr>
            <w:tcW w:w="1500" w:type="dxa"/>
            <w:tcMar>
              <w:top w:w="30" w:type="dxa"/>
              <w:left w:w="50" w:type="dxa"/>
              <w:bottom w:w="30" w:type="dxa"/>
              <w:right w:w="50" w:type="dxa"/>
            </w:tcMar>
          </w:tcPr>
          <w:p w14:paraId="4DC412B3" w14:textId="77777777" w:rsidR="00A415AE" w:rsidRPr="00040147" w:rsidRDefault="00AC457B">
            <w:pPr>
              <w:jc w:val="center"/>
            </w:pPr>
            <w:proofErr w:type="spellStart"/>
            <w:r w:rsidRPr="00040147">
              <w:rPr>
                <w:sz w:val="18"/>
                <w:szCs w:val="18"/>
              </w:rPr>
              <w:t>z_i</w:t>
            </w:r>
            <w:proofErr w:type="spellEnd"/>
          </w:p>
        </w:tc>
        <w:tc>
          <w:tcPr>
            <w:tcW w:w="7860" w:type="dxa"/>
            <w:tcMar>
              <w:top w:w="30" w:type="dxa"/>
              <w:left w:w="50" w:type="dxa"/>
              <w:bottom w:w="30" w:type="dxa"/>
              <w:right w:w="50" w:type="dxa"/>
            </w:tcMar>
          </w:tcPr>
          <w:p w14:paraId="760E3BF5" w14:textId="77777777" w:rsidR="00A415AE" w:rsidRPr="00040147" w:rsidRDefault="00AC457B">
            <w:pPr>
              <w:jc w:val="center"/>
            </w:pPr>
            <w:proofErr w:type="gramStart"/>
            <w:r w:rsidRPr="00040147">
              <w:rPr>
                <w:sz w:val="18"/>
                <w:szCs w:val="18"/>
              </w:rPr>
              <w:t>降维后</w:t>
            </w:r>
            <w:proofErr w:type="gramEnd"/>
            <w:r w:rsidRPr="00040147">
              <w:rPr>
                <w:sz w:val="18"/>
                <w:szCs w:val="18"/>
              </w:rPr>
              <w:t>的文档向量</w:t>
            </w:r>
          </w:p>
        </w:tc>
      </w:tr>
      <w:tr w:rsidR="00A415AE" w:rsidRPr="00040147" w14:paraId="740874CF" w14:textId="77777777" w:rsidTr="005168FF">
        <w:trPr>
          <w:cantSplit/>
          <w:jc w:val="center"/>
        </w:trPr>
        <w:tc>
          <w:tcPr>
            <w:tcW w:w="1500" w:type="dxa"/>
            <w:tcMar>
              <w:top w:w="30" w:type="dxa"/>
              <w:left w:w="50" w:type="dxa"/>
              <w:bottom w:w="30" w:type="dxa"/>
              <w:right w:w="50" w:type="dxa"/>
            </w:tcMar>
          </w:tcPr>
          <w:p w14:paraId="15D5A7E5" w14:textId="77777777" w:rsidR="00A415AE" w:rsidRPr="00040147" w:rsidRDefault="00AC457B">
            <w:pPr>
              <w:jc w:val="center"/>
            </w:pPr>
            <w:r w:rsidRPr="00040147">
              <w:rPr>
                <w:sz w:val="18"/>
                <w:szCs w:val="18"/>
              </w:rPr>
              <w:t>K</w:t>
            </w:r>
          </w:p>
        </w:tc>
        <w:tc>
          <w:tcPr>
            <w:tcW w:w="7860" w:type="dxa"/>
            <w:tcMar>
              <w:top w:w="30" w:type="dxa"/>
              <w:left w:w="50" w:type="dxa"/>
              <w:bottom w:w="30" w:type="dxa"/>
              <w:right w:w="50" w:type="dxa"/>
            </w:tcMar>
          </w:tcPr>
          <w:p w14:paraId="4096CB77" w14:textId="77777777" w:rsidR="00A415AE" w:rsidRPr="00040147" w:rsidRDefault="00AC457B">
            <w:pPr>
              <w:jc w:val="center"/>
            </w:pPr>
            <w:r w:rsidRPr="00040147">
              <w:rPr>
                <w:sz w:val="18"/>
                <w:szCs w:val="18"/>
              </w:rPr>
              <w:t>主题原型数量</w:t>
            </w:r>
          </w:p>
        </w:tc>
      </w:tr>
      <w:tr w:rsidR="00A415AE" w:rsidRPr="00040147" w14:paraId="69FFA433" w14:textId="77777777" w:rsidTr="005168FF">
        <w:trPr>
          <w:cantSplit/>
          <w:jc w:val="center"/>
        </w:trPr>
        <w:tc>
          <w:tcPr>
            <w:tcW w:w="1500" w:type="dxa"/>
            <w:tcMar>
              <w:top w:w="30" w:type="dxa"/>
              <w:left w:w="50" w:type="dxa"/>
              <w:bottom w:w="30" w:type="dxa"/>
              <w:right w:w="50" w:type="dxa"/>
            </w:tcMar>
          </w:tcPr>
          <w:p w14:paraId="03762E93" w14:textId="77777777" w:rsidR="00A415AE" w:rsidRPr="00040147" w:rsidRDefault="00AC457B">
            <w:pPr>
              <w:jc w:val="center"/>
            </w:pPr>
            <w:proofErr w:type="spellStart"/>
            <w:r w:rsidRPr="00040147">
              <w:rPr>
                <w:sz w:val="18"/>
                <w:szCs w:val="18"/>
              </w:rPr>
              <w:t>C_k</w:t>
            </w:r>
            <w:proofErr w:type="spellEnd"/>
          </w:p>
        </w:tc>
        <w:tc>
          <w:tcPr>
            <w:tcW w:w="7860" w:type="dxa"/>
            <w:tcMar>
              <w:top w:w="30" w:type="dxa"/>
              <w:left w:w="50" w:type="dxa"/>
              <w:bottom w:w="30" w:type="dxa"/>
              <w:right w:w="50" w:type="dxa"/>
            </w:tcMar>
          </w:tcPr>
          <w:p w14:paraId="67E57D2A" w14:textId="77777777" w:rsidR="00A415AE" w:rsidRPr="00040147" w:rsidRDefault="00AC457B">
            <w:pPr>
              <w:jc w:val="center"/>
            </w:pPr>
            <w:r w:rsidRPr="00040147">
              <w:rPr>
                <w:sz w:val="18"/>
                <w:szCs w:val="18"/>
              </w:rPr>
              <w:t>第</w:t>
            </w:r>
            <w:r w:rsidRPr="00040147">
              <w:rPr>
                <w:sz w:val="18"/>
                <w:szCs w:val="18"/>
              </w:rPr>
              <w:t>k</w:t>
            </w:r>
            <w:proofErr w:type="gramStart"/>
            <w:r w:rsidRPr="00040147">
              <w:rPr>
                <w:sz w:val="18"/>
                <w:szCs w:val="18"/>
              </w:rPr>
              <w:t>个</w:t>
            </w:r>
            <w:proofErr w:type="gramEnd"/>
            <w:r w:rsidRPr="00040147">
              <w:rPr>
                <w:sz w:val="18"/>
                <w:szCs w:val="18"/>
              </w:rPr>
              <w:t>主题簇</w:t>
            </w:r>
          </w:p>
        </w:tc>
      </w:tr>
      <w:tr w:rsidR="00A415AE" w:rsidRPr="00040147" w14:paraId="26B9F5E8" w14:textId="77777777" w:rsidTr="005168FF">
        <w:trPr>
          <w:cantSplit/>
          <w:jc w:val="center"/>
        </w:trPr>
        <w:tc>
          <w:tcPr>
            <w:tcW w:w="1500" w:type="dxa"/>
            <w:tcMar>
              <w:top w:w="30" w:type="dxa"/>
              <w:left w:w="50" w:type="dxa"/>
              <w:bottom w:w="30" w:type="dxa"/>
              <w:right w:w="50" w:type="dxa"/>
            </w:tcMar>
          </w:tcPr>
          <w:p w14:paraId="0F4B209B" w14:textId="77777777" w:rsidR="00A415AE" w:rsidRPr="00040147" w:rsidRDefault="00AC457B">
            <w:pPr>
              <w:jc w:val="center"/>
            </w:pPr>
            <w:proofErr w:type="spellStart"/>
            <w:r w:rsidRPr="00040147">
              <w:rPr>
                <w:sz w:val="18"/>
                <w:szCs w:val="18"/>
              </w:rPr>
              <w:t>μ_k</w:t>
            </w:r>
            <w:proofErr w:type="spellEnd"/>
          </w:p>
        </w:tc>
        <w:tc>
          <w:tcPr>
            <w:tcW w:w="7860" w:type="dxa"/>
            <w:tcMar>
              <w:top w:w="30" w:type="dxa"/>
              <w:left w:w="50" w:type="dxa"/>
              <w:bottom w:w="30" w:type="dxa"/>
              <w:right w:w="50" w:type="dxa"/>
            </w:tcMar>
          </w:tcPr>
          <w:p w14:paraId="502E993F" w14:textId="77777777" w:rsidR="00A415AE" w:rsidRPr="00040147" w:rsidRDefault="00AC457B">
            <w:pPr>
              <w:jc w:val="center"/>
            </w:pPr>
            <w:r w:rsidRPr="00040147">
              <w:rPr>
                <w:sz w:val="18"/>
                <w:szCs w:val="18"/>
              </w:rPr>
              <w:t>第</w:t>
            </w:r>
            <w:r w:rsidRPr="00040147">
              <w:rPr>
                <w:sz w:val="18"/>
                <w:szCs w:val="18"/>
              </w:rPr>
              <w:t>k</w:t>
            </w:r>
            <w:proofErr w:type="gramStart"/>
            <w:r w:rsidRPr="00040147">
              <w:rPr>
                <w:sz w:val="18"/>
                <w:szCs w:val="18"/>
              </w:rPr>
              <w:t>个</w:t>
            </w:r>
            <w:proofErr w:type="gramEnd"/>
            <w:r w:rsidRPr="00040147">
              <w:rPr>
                <w:sz w:val="18"/>
                <w:szCs w:val="18"/>
              </w:rPr>
              <w:t>主题原型中心</w:t>
            </w:r>
          </w:p>
        </w:tc>
      </w:tr>
      <w:tr w:rsidR="00A415AE" w:rsidRPr="00040147" w14:paraId="3D22A641" w14:textId="77777777" w:rsidTr="005168FF">
        <w:trPr>
          <w:cantSplit/>
          <w:jc w:val="center"/>
        </w:trPr>
        <w:tc>
          <w:tcPr>
            <w:tcW w:w="1500" w:type="dxa"/>
            <w:tcMar>
              <w:top w:w="30" w:type="dxa"/>
              <w:left w:w="50" w:type="dxa"/>
              <w:bottom w:w="30" w:type="dxa"/>
              <w:right w:w="50" w:type="dxa"/>
            </w:tcMar>
          </w:tcPr>
          <w:p w14:paraId="471B8DF6" w14:textId="77777777" w:rsidR="00A415AE" w:rsidRPr="00040147" w:rsidRDefault="00AC457B">
            <w:pPr>
              <w:jc w:val="center"/>
            </w:pPr>
            <w:proofErr w:type="spellStart"/>
            <w:r w:rsidRPr="00040147">
              <w:rPr>
                <w:sz w:val="18"/>
                <w:szCs w:val="18"/>
              </w:rPr>
              <w:t>s_ik</w:t>
            </w:r>
            <w:proofErr w:type="spellEnd"/>
          </w:p>
        </w:tc>
        <w:tc>
          <w:tcPr>
            <w:tcW w:w="7860" w:type="dxa"/>
            <w:tcMar>
              <w:top w:w="30" w:type="dxa"/>
              <w:left w:w="50" w:type="dxa"/>
              <w:bottom w:w="30" w:type="dxa"/>
              <w:right w:w="50" w:type="dxa"/>
            </w:tcMar>
          </w:tcPr>
          <w:p w14:paraId="0721F78E" w14:textId="77777777" w:rsidR="00A415AE" w:rsidRPr="00040147" w:rsidRDefault="00AC457B">
            <w:pPr>
              <w:jc w:val="center"/>
            </w:pPr>
            <w:r w:rsidRPr="00040147">
              <w:rPr>
                <w:sz w:val="18"/>
                <w:szCs w:val="18"/>
              </w:rPr>
              <w:t>文档</w:t>
            </w:r>
            <w:proofErr w:type="spellStart"/>
            <w:r w:rsidRPr="00040147">
              <w:rPr>
                <w:sz w:val="18"/>
                <w:szCs w:val="18"/>
              </w:rPr>
              <w:t>d_i</w:t>
            </w:r>
            <w:proofErr w:type="spellEnd"/>
            <w:r w:rsidRPr="00040147">
              <w:rPr>
                <w:sz w:val="18"/>
                <w:szCs w:val="18"/>
              </w:rPr>
              <w:t>与主题</w:t>
            </w:r>
            <w:proofErr w:type="spellStart"/>
            <w:r w:rsidRPr="00040147">
              <w:rPr>
                <w:sz w:val="18"/>
                <w:szCs w:val="18"/>
              </w:rPr>
              <w:t>C_k</w:t>
            </w:r>
            <w:proofErr w:type="spellEnd"/>
            <w:r w:rsidRPr="00040147">
              <w:rPr>
                <w:sz w:val="18"/>
                <w:szCs w:val="18"/>
              </w:rPr>
              <w:t>的综合相似度</w:t>
            </w:r>
          </w:p>
        </w:tc>
      </w:tr>
      <w:tr w:rsidR="00A415AE" w:rsidRPr="00040147" w14:paraId="3D612F47" w14:textId="77777777" w:rsidTr="005168FF">
        <w:trPr>
          <w:cantSplit/>
          <w:jc w:val="center"/>
        </w:trPr>
        <w:tc>
          <w:tcPr>
            <w:tcW w:w="1500" w:type="dxa"/>
            <w:tcMar>
              <w:top w:w="30" w:type="dxa"/>
              <w:left w:w="50" w:type="dxa"/>
              <w:bottom w:w="30" w:type="dxa"/>
              <w:right w:w="50" w:type="dxa"/>
            </w:tcMar>
          </w:tcPr>
          <w:p w14:paraId="7550D0C5" w14:textId="77777777" w:rsidR="00A415AE" w:rsidRPr="00040147" w:rsidRDefault="00AC457B">
            <w:pPr>
              <w:jc w:val="center"/>
            </w:pPr>
            <w:proofErr w:type="spellStart"/>
            <w:r w:rsidRPr="00040147">
              <w:rPr>
                <w:sz w:val="18"/>
                <w:szCs w:val="18"/>
              </w:rPr>
              <w:t>p_i</w:t>
            </w:r>
            <w:proofErr w:type="spellEnd"/>
          </w:p>
        </w:tc>
        <w:tc>
          <w:tcPr>
            <w:tcW w:w="7860" w:type="dxa"/>
            <w:tcMar>
              <w:top w:w="30" w:type="dxa"/>
              <w:left w:w="50" w:type="dxa"/>
              <w:bottom w:w="30" w:type="dxa"/>
              <w:right w:w="50" w:type="dxa"/>
            </w:tcMar>
          </w:tcPr>
          <w:p w14:paraId="38660882" w14:textId="77777777" w:rsidR="00A415AE" w:rsidRPr="00040147" w:rsidRDefault="00AC457B">
            <w:pPr>
              <w:jc w:val="center"/>
            </w:pPr>
            <w:r w:rsidRPr="00040147">
              <w:rPr>
                <w:sz w:val="18"/>
                <w:szCs w:val="18"/>
              </w:rPr>
              <w:t>文档</w:t>
            </w:r>
            <w:proofErr w:type="spellStart"/>
            <w:r w:rsidRPr="00040147">
              <w:rPr>
                <w:sz w:val="18"/>
                <w:szCs w:val="18"/>
              </w:rPr>
              <w:t>d_i</w:t>
            </w:r>
            <w:proofErr w:type="spellEnd"/>
            <w:r w:rsidRPr="00040147">
              <w:rPr>
                <w:sz w:val="18"/>
                <w:szCs w:val="18"/>
              </w:rPr>
              <w:t>的分类置信度</w:t>
            </w:r>
          </w:p>
        </w:tc>
      </w:tr>
      <w:tr w:rsidR="00A415AE" w:rsidRPr="00040147" w14:paraId="42F20FA0" w14:textId="77777777" w:rsidTr="005168FF">
        <w:trPr>
          <w:cantSplit/>
          <w:jc w:val="center"/>
        </w:trPr>
        <w:tc>
          <w:tcPr>
            <w:tcW w:w="1500" w:type="dxa"/>
            <w:tcMar>
              <w:top w:w="30" w:type="dxa"/>
              <w:left w:w="50" w:type="dxa"/>
              <w:bottom w:w="30" w:type="dxa"/>
              <w:right w:w="50" w:type="dxa"/>
            </w:tcMar>
          </w:tcPr>
          <w:p w14:paraId="545F9EA5" w14:textId="77777777" w:rsidR="00A415AE" w:rsidRPr="00040147" w:rsidRDefault="00AC457B">
            <w:pPr>
              <w:jc w:val="center"/>
            </w:pPr>
            <w:proofErr w:type="spellStart"/>
            <w:r w:rsidRPr="00040147">
              <w:rPr>
                <w:sz w:val="18"/>
                <w:szCs w:val="18"/>
              </w:rPr>
              <w:t>Δ_i</w:t>
            </w:r>
            <w:proofErr w:type="spellEnd"/>
          </w:p>
        </w:tc>
        <w:tc>
          <w:tcPr>
            <w:tcW w:w="7860" w:type="dxa"/>
            <w:tcMar>
              <w:top w:w="30" w:type="dxa"/>
              <w:left w:w="50" w:type="dxa"/>
              <w:bottom w:w="30" w:type="dxa"/>
              <w:right w:w="50" w:type="dxa"/>
            </w:tcMar>
          </w:tcPr>
          <w:p w14:paraId="7355F056" w14:textId="77777777" w:rsidR="00A415AE" w:rsidRPr="00040147" w:rsidRDefault="00AC457B">
            <w:pPr>
              <w:jc w:val="center"/>
            </w:pPr>
            <w:r w:rsidRPr="00040147">
              <w:rPr>
                <w:sz w:val="18"/>
                <w:szCs w:val="18"/>
              </w:rPr>
              <w:t>最高相似度与次高相似度的间隔</w:t>
            </w:r>
          </w:p>
        </w:tc>
      </w:tr>
      <w:tr w:rsidR="00A415AE" w:rsidRPr="00040147" w14:paraId="7ADAB27B" w14:textId="77777777" w:rsidTr="005168FF">
        <w:trPr>
          <w:cantSplit/>
          <w:jc w:val="center"/>
        </w:trPr>
        <w:tc>
          <w:tcPr>
            <w:tcW w:w="1500" w:type="dxa"/>
            <w:tcMar>
              <w:top w:w="30" w:type="dxa"/>
              <w:left w:w="50" w:type="dxa"/>
              <w:bottom w:w="30" w:type="dxa"/>
              <w:right w:w="50" w:type="dxa"/>
            </w:tcMar>
          </w:tcPr>
          <w:p w14:paraId="5B4E34AE" w14:textId="77777777" w:rsidR="00A415AE" w:rsidRPr="00040147" w:rsidRDefault="00AC457B">
            <w:pPr>
              <w:jc w:val="center"/>
            </w:pPr>
            <w:proofErr w:type="spellStart"/>
            <w:r w:rsidRPr="00040147">
              <w:rPr>
                <w:sz w:val="18"/>
                <w:szCs w:val="18"/>
              </w:rPr>
              <w:t>R_i</w:t>
            </w:r>
            <w:proofErr w:type="spellEnd"/>
          </w:p>
        </w:tc>
        <w:tc>
          <w:tcPr>
            <w:tcW w:w="7860" w:type="dxa"/>
            <w:tcMar>
              <w:top w:w="30" w:type="dxa"/>
              <w:left w:w="50" w:type="dxa"/>
              <w:bottom w:w="30" w:type="dxa"/>
              <w:right w:w="50" w:type="dxa"/>
            </w:tcMar>
          </w:tcPr>
          <w:p w14:paraId="6247E2F5" w14:textId="77777777" w:rsidR="00A415AE" w:rsidRPr="00040147" w:rsidRDefault="00AC457B">
            <w:pPr>
              <w:jc w:val="center"/>
            </w:pPr>
            <w:r w:rsidRPr="00040147">
              <w:rPr>
                <w:sz w:val="18"/>
                <w:szCs w:val="18"/>
              </w:rPr>
              <w:t>错</w:t>
            </w:r>
            <w:proofErr w:type="gramStart"/>
            <w:r w:rsidRPr="00040147">
              <w:rPr>
                <w:sz w:val="18"/>
                <w:szCs w:val="18"/>
              </w:rPr>
              <w:t>分风险</w:t>
            </w:r>
            <w:proofErr w:type="gramEnd"/>
            <w:r w:rsidRPr="00040147">
              <w:rPr>
                <w:sz w:val="18"/>
                <w:szCs w:val="18"/>
              </w:rPr>
              <w:t>得分</w:t>
            </w:r>
          </w:p>
        </w:tc>
      </w:tr>
      <w:tr w:rsidR="00A415AE" w:rsidRPr="00040147" w14:paraId="525B4680" w14:textId="77777777" w:rsidTr="005168FF">
        <w:trPr>
          <w:cantSplit/>
          <w:jc w:val="center"/>
        </w:trPr>
        <w:tc>
          <w:tcPr>
            <w:tcW w:w="1500" w:type="dxa"/>
            <w:tcMar>
              <w:top w:w="30" w:type="dxa"/>
              <w:left w:w="50" w:type="dxa"/>
              <w:bottom w:w="30" w:type="dxa"/>
              <w:right w:w="50" w:type="dxa"/>
            </w:tcMar>
          </w:tcPr>
          <w:p w14:paraId="32FE24F3" w14:textId="77777777" w:rsidR="00A415AE" w:rsidRPr="00040147" w:rsidRDefault="00AC457B">
            <w:pPr>
              <w:jc w:val="center"/>
            </w:pPr>
            <w:proofErr w:type="spellStart"/>
            <w:r w:rsidRPr="00040147">
              <w:rPr>
                <w:sz w:val="18"/>
                <w:szCs w:val="18"/>
              </w:rPr>
              <w:t>U_i</w:t>
            </w:r>
            <w:proofErr w:type="spellEnd"/>
          </w:p>
        </w:tc>
        <w:tc>
          <w:tcPr>
            <w:tcW w:w="7860" w:type="dxa"/>
            <w:tcMar>
              <w:top w:w="30" w:type="dxa"/>
              <w:left w:w="50" w:type="dxa"/>
              <w:bottom w:w="30" w:type="dxa"/>
              <w:right w:w="50" w:type="dxa"/>
            </w:tcMar>
          </w:tcPr>
          <w:p w14:paraId="5ADC5950" w14:textId="77777777" w:rsidR="00A415AE" w:rsidRPr="00040147" w:rsidRDefault="00AC457B">
            <w:pPr>
              <w:jc w:val="center"/>
            </w:pPr>
            <w:r w:rsidRPr="00040147">
              <w:rPr>
                <w:sz w:val="18"/>
                <w:szCs w:val="18"/>
              </w:rPr>
              <w:t>紧急程度得分</w:t>
            </w:r>
          </w:p>
        </w:tc>
      </w:tr>
      <w:tr w:rsidR="00A415AE" w:rsidRPr="00040147" w14:paraId="4279C718" w14:textId="77777777" w:rsidTr="005168FF">
        <w:trPr>
          <w:cantSplit/>
          <w:jc w:val="center"/>
        </w:trPr>
        <w:tc>
          <w:tcPr>
            <w:tcW w:w="1500" w:type="dxa"/>
            <w:tcMar>
              <w:top w:w="30" w:type="dxa"/>
              <w:left w:w="50" w:type="dxa"/>
              <w:bottom w:w="30" w:type="dxa"/>
              <w:right w:w="50" w:type="dxa"/>
            </w:tcMar>
          </w:tcPr>
          <w:p w14:paraId="12AC80AF" w14:textId="77777777" w:rsidR="00A415AE" w:rsidRPr="00040147" w:rsidRDefault="00AC457B">
            <w:pPr>
              <w:jc w:val="center"/>
            </w:pPr>
            <w:proofErr w:type="spellStart"/>
            <w:r w:rsidRPr="00040147">
              <w:rPr>
                <w:sz w:val="18"/>
                <w:szCs w:val="18"/>
              </w:rPr>
              <w:t>N_i</w:t>
            </w:r>
            <w:proofErr w:type="spellEnd"/>
          </w:p>
        </w:tc>
        <w:tc>
          <w:tcPr>
            <w:tcW w:w="7860" w:type="dxa"/>
            <w:tcMar>
              <w:top w:w="30" w:type="dxa"/>
              <w:left w:w="50" w:type="dxa"/>
              <w:bottom w:w="30" w:type="dxa"/>
              <w:right w:w="50" w:type="dxa"/>
            </w:tcMar>
          </w:tcPr>
          <w:p w14:paraId="7ED1676D" w14:textId="77777777" w:rsidR="00A415AE" w:rsidRPr="00040147" w:rsidRDefault="00AC457B">
            <w:pPr>
              <w:jc w:val="center"/>
            </w:pPr>
            <w:r w:rsidRPr="00040147">
              <w:rPr>
                <w:sz w:val="18"/>
                <w:szCs w:val="18"/>
              </w:rPr>
              <w:t>复核必要性得分</w:t>
            </w:r>
          </w:p>
        </w:tc>
      </w:tr>
      <w:tr w:rsidR="00A415AE" w:rsidRPr="00040147" w14:paraId="4975E287" w14:textId="77777777" w:rsidTr="005168FF">
        <w:trPr>
          <w:cantSplit/>
          <w:jc w:val="center"/>
        </w:trPr>
        <w:tc>
          <w:tcPr>
            <w:tcW w:w="1500" w:type="dxa"/>
            <w:tcMar>
              <w:top w:w="30" w:type="dxa"/>
              <w:left w:w="50" w:type="dxa"/>
              <w:bottom w:w="30" w:type="dxa"/>
              <w:right w:w="50" w:type="dxa"/>
            </w:tcMar>
          </w:tcPr>
          <w:p w14:paraId="54D7BF5B" w14:textId="77777777" w:rsidR="00A415AE" w:rsidRPr="00040147" w:rsidRDefault="00AC457B">
            <w:pPr>
              <w:jc w:val="center"/>
            </w:pPr>
            <w:proofErr w:type="spellStart"/>
            <w:r w:rsidRPr="00040147">
              <w:rPr>
                <w:sz w:val="18"/>
                <w:szCs w:val="18"/>
              </w:rPr>
              <w:t>P_i</w:t>
            </w:r>
            <w:proofErr w:type="spellEnd"/>
          </w:p>
        </w:tc>
        <w:tc>
          <w:tcPr>
            <w:tcW w:w="7860" w:type="dxa"/>
            <w:tcMar>
              <w:top w:w="30" w:type="dxa"/>
              <w:left w:w="50" w:type="dxa"/>
              <w:bottom w:w="30" w:type="dxa"/>
              <w:right w:w="50" w:type="dxa"/>
            </w:tcMar>
          </w:tcPr>
          <w:p w14:paraId="73D4E584" w14:textId="77777777" w:rsidR="00A415AE" w:rsidRPr="00040147" w:rsidRDefault="00AC457B">
            <w:pPr>
              <w:jc w:val="center"/>
            </w:pPr>
            <w:r w:rsidRPr="00040147">
              <w:rPr>
                <w:sz w:val="18"/>
                <w:szCs w:val="18"/>
              </w:rPr>
              <w:t>综合复核优先级得分</w:t>
            </w:r>
          </w:p>
        </w:tc>
      </w:tr>
      <w:tr w:rsidR="00A415AE" w:rsidRPr="00040147" w14:paraId="365A260A" w14:textId="77777777" w:rsidTr="005168FF">
        <w:trPr>
          <w:cantSplit/>
          <w:jc w:val="center"/>
        </w:trPr>
        <w:tc>
          <w:tcPr>
            <w:tcW w:w="1500" w:type="dxa"/>
            <w:tcMar>
              <w:top w:w="30" w:type="dxa"/>
              <w:left w:w="50" w:type="dxa"/>
              <w:bottom w:w="30" w:type="dxa"/>
              <w:right w:w="50" w:type="dxa"/>
            </w:tcMar>
          </w:tcPr>
          <w:p w14:paraId="4A802C56" w14:textId="77777777" w:rsidR="00A415AE" w:rsidRPr="00040147" w:rsidRDefault="00AC457B">
            <w:pPr>
              <w:jc w:val="center"/>
            </w:pPr>
            <w:proofErr w:type="spellStart"/>
            <w:r w:rsidRPr="00040147">
              <w:rPr>
                <w:sz w:val="18"/>
                <w:szCs w:val="18"/>
              </w:rPr>
              <w:t>w_R</w:t>
            </w:r>
            <w:proofErr w:type="spellEnd"/>
            <w:r w:rsidRPr="00040147">
              <w:rPr>
                <w:sz w:val="18"/>
                <w:szCs w:val="18"/>
              </w:rPr>
              <w:t xml:space="preserve">, </w:t>
            </w:r>
            <w:proofErr w:type="spellStart"/>
            <w:r w:rsidRPr="00040147">
              <w:rPr>
                <w:sz w:val="18"/>
                <w:szCs w:val="18"/>
              </w:rPr>
              <w:t>w_U</w:t>
            </w:r>
            <w:proofErr w:type="spellEnd"/>
            <w:r w:rsidRPr="00040147">
              <w:rPr>
                <w:sz w:val="18"/>
                <w:szCs w:val="18"/>
              </w:rPr>
              <w:t xml:space="preserve">, </w:t>
            </w:r>
            <w:proofErr w:type="spellStart"/>
            <w:r w:rsidRPr="00040147">
              <w:rPr>
                <w:sz w:val="18"/>
                <w:szCs w:val="18"/>
              </w:rPr>
              <w:t>w_N</w:t>
            </w:r>
            <w:proofErr w:type="spellEnd"/>
          </w:p>
        </w:tc>
        <w:tc>
          <w:tcPr>
            <w:tcW w:w="7860" w:type="dxa"/>
            <w:tcMar>
              <w:top w:w="30" w:type="dxa"/>
              <w:left w:w="50" w:type="dxa"/>
              <w:bottom w:w="30" w:type="dxa"/>
              <w:right w:w="50" w:type="dxa"/>
            </w:tcMar>
          </w:tcPr>
          <w:p w14:paraId="3231AA2C" w14:textId="77777777" w:rsidR="00A415AE" w:rsidRPr="00040147" w:rsidRDefault="00AC457B">
            <w:pPr>
              <w:jc w:val="center"/>
            </w:pPr>
            <w:r w:rsidRPr="00040147">
              <w:rPr>
                <w:sz w:val="18"/>
                <w:szCs w:val="18"/>
              </w:rPr>
              <w:t>AHP</w:t>
            </w:r>
            <w:r w:rsidRPr="00040147">
              <w:rPr>
                <w:sz w:val="18"/>
                <w:szCs w:val="18"/>
              </w:rPr>
              <w:t>得到的三个指标权重</w:t>
            </w:r>
          </w:p>
        </w:tc>
      </w:tr>
    </w:tbl>
    <w:p w14:paraId="3B720F1F" w14:textId="77777777" w:rsidR="00A415AE" w:rsidRPr="00040147" w:rsidRDefault="00AC457B">
      <w:pPr>
        <w:pStyle w:val="1"/>
        <w:spacing w:line="360" w:lineRule="auto"/>
      </w:pPr>
      <w:bookmarkStart w:id="593" w:name="_Toc229322461"/>
      <w:r w:rsidRPr="00040147">
        <w:lastRenderedPageBreak/>
        <w:t xml:space="preserve">4 </w:t>
      </w:r>
      <w:r w:rsidRPr="00040147">
        <w:t>数据预处理与特征构建</w:t>
      </w:r>
      <w:bookmarkEnd w:id="593"/>
    </w:p>
    <w:p w14:paraId="21BAE8A9" w14:textId="77777777" w:rsidR="00A415AE" w:rsidRPr="00040147" w:rsidRDefault="00AC457B">
      <w:pPr>
        <w:spacing w:line="360" w:lineRule="auto"/>
        <w:ind w:firstLine="480"/>
        <w:jc w:val="both"/>
      </w:pPr>
      <w:r w:rsidRPr="00040147">
        <w:t>数据预处理是全部模型的共同基础。本节统一处理四类数据集，建立文件清单、完成多格式文本解析和</w:t>
      </w:r>
      <w:r w:rsidRPr="00040147">
        <w:t>OCR</w:t>
      </w:r>
      <w:r w:rsidRPr="00040147">
        <w:t>增强、分析文本构造与降噪、并提取文档特征。预处理流程如图</w:t>
      </w:r>
      <w:r w:rsidRPr="00040147">
        <w:t>3</w:t>
      </w:r>
      <w:r w:rsidRPr="00040147">
        <w:t>所示。</w:t>
      </w:r>
    </w:p>
    <w:p w14:paraId="1A7C716A" w14:textId="4D52F159" w:rsidR="00A415AE" w:rsidRPr="00040147" w:rsidRDefault="00AC457B">
      <w:pPr>
        <w:spacing w:before="160" w:after="60"/>
        <w:jc w:val="center"/>
      </w:pPr>
      <w:del w:id="594" w:author="冠林 徐" w:date="2026-05-10T20:33:00Z" w16du:dateUtc="2026-05-10T12:33:00Z">
        <w:r w:rsidRPr="00040147" w:rsidDel="00131B79">
          <w:rPr>
            <w:noProof/>
          </w:rPr>
          <w:drawing>
            <wp:inline distT="0" distB="0" distL="0" distR="0" wp14:anchorId="78F1AD19" wp14:editId="477EC732">
              <wp:extent cx="5714785" cy="2865421"/>
              <wp:effectExtent l="0" t="0" r="635" b="0"/>
              <wp:docPr id="3" name="fig03_preprocessing.png" descr="图3 数据预处理流程图" title="图3 数据预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0908"/>
                      <a:stretch>
                        <a:fillRect/>
                      </a:stretch>
                    </pic:blipFill>
                    <pic:spPr bwMode="auto">
                      <a:xfrm>
                        <a:off x="0" y="0"/>
                        <a:ext cx="5715000" cy="2865529"/>
                      </a:xfrm>
                      <a:prstGeom prst="rect">
                        <a:avLst/>
                      </a:prstGeom>
                      <a:ln>
                        <a:noFill/>
                      </a:ln>
                      <a:extLst>
                        <a:ext uri="{53640926-AAD7-44D8-BBD7-CCE9431645EC}">
                          <a14:shadowObscured xmlns:a14="http://schemas.microsoft.com/office/drawing/2010/main"/>
                        </a:ext>
                      </a:extLst>
                    </pic:spPr>
                  </pic:pic>
                </a:graphicData>
              </a:graphic>
            </wp:inline>
          </w:drawing>
        </w:r>
      </w:del>
      <w:ins w:id="595" w:author="冠林 徐" w:date="2026-05-10T20:33:00Z" w16du:dateUtc="2026-05-10T12:33:00Z">
        <w:r w:rsidR="00131B79">
          <w:rPr>
            <w:noProof/>
          </w:rPr>
          <w:drawing>
            <wp:inline distT="0" distB="0" distL="0" distR="0" wp14:anchorId="710F5241" wp14:editId="1B41F488">
              <wp:extent cx="5727700" cy="2556721"/>
              <wp:effectExtent l="0" t="0" r="6350" b="0"/>
              <wp:docPr id="9691445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784"/>
                      <a:stretch>
                        <a:fillRect/>
                      </a:stretch>
                    </pic:blipFill>
                    <pic:spPr bwMode="auto">
                      <a:xfrm>
                        <a:off x="0" y="0"/>
                        <a:ext cx="5727700" cy="2556721"/>
                      </a:xfrm>
                      <a:prstGeom prst="rect">
                        <a:avLst/>
                      </a:prstGeom>
                      <a:noFill/>
                      <a:ln>
                        <a:noFill/>
                      </a:ln>
                      <a:extLst>
                        <a:ext uri="{53640926-AAD7-44D8-BBD7-CCE9431645EC}">
                          <a14:shadowObscured xmlns:a14="http://schemas.microsoft.com/office/drawing/2010/main"/>
                        </a:ext>
                      </a:extLst>
                    </pic:spPr>
                  </pic:pic>
                </a:graphicData>
              </a:graphic>
            </wp:inline>
          </w:drawing>
        </w:r>
      </w:ins>
    </w:p>
    <w:p w14:paraId="3317B711" w14:textId="77777777" w:rsidR="00A415AE" w:rsidRPr="00040147" w:rsidRDefault="00AC457B">
      <w:pPr>
        <w:spacing w:before="60" w:after="200" w:line="280" w:lineRule="auto"/>
        <w:jc w:val="center"/>
        <w:rPr>
          <w:sz w:val="21"/>
          <w:szCs w:val="21"/>
          <w:rPrChange w:id="596" w:author="冰 李" w:date="2026-05-10T14:02:00Z" w16du:dateUtc="2026-05-10T06:02:00Z">
            <w:rPr>
              <w:rFonts w:ascii="宋体" w:hAnsi="宋体"/>
              <w:sz w:val="21"/>
              <w:szCs w:val="21"/>
            </w:rPr>
          </w:rPrChange>
        </w:rPr>
      </w:pPr>
      <w:r>
        <w:t>图</w:t>
      </w:r>
      <w:r>
        <w:t xml:space="preserve">3 </w:t>
      </w:r>
      <w:r>
        <w:t>数据预处理流程图</w:t>
      </w:r>
    </w:p>
    <w:p w14:paraId="2FD6CC90" w14:textId="77777777" w:rsidR="00A415AE" w:rsidRPr="00040147" w:rsidRDefault="00AC457B">
      <w:pPr>
        <w:pStyle w:val="2"/>
        <w:spacing w:line="360" w:lineRule="auto"/>
      </w:pPr>
      <w:bookmarkStart w:id="597" w:name="_Toc229322462"/>
      <w:r w:rsidRPr="00040147">
        <w:t xml:space="preserve">4.1 </w:t>
      </w:r>
      <w:r w:rsidRPr="00040147">
        <w:t>文件清单与统一编号</w:t>
      </w:r>
      <w:bookmarkEnd w:id="597"/>
    </w:p>
    <w:p w14:paraId="5E726B6E" w14:textId="77777777" w:rsidR="00A415AE" w:rsidRPr="00040147" w:rsidRDefault="00AC457B">
      <w:pPr>
        <w:spacing w:line="360" w:lineRule="auto"/>
        <w:ind w:firstLine="480"/>
        <w:jc w:val="both"/>
      </w:pPr>
      <w:r w:rsidRPr="00040147">
        <w:t>首先遍历题目附件目录，记录每个文件的路径、扩展名、所属数据集和文件编号，建立统一文件清单。数据集</w:t>
      </w:r>
      <w:r w:rsidRPr="00040147">
        <w:t>3</w:t>
      </w:r>
      <w:r w:rsidRPr="00040147">
        <w:t>的</w:t>
      </w:r>
      <w:r w:rsidRPr="00040147">
        <w:t>Excel</w:t>
      </w:r>
      <w:r w:rsidRPr="00040147">
        <w:t>匿名</w:t>
      </w:r>
      <w:proofErr w:type="gramStart"/>
      <w:r w:rsidRPr="00040147">
        <w:t>记录按行展开</w:t>
      </w:r>
      <w:proofErr w:type="gramEnd"/>
      <w:r w:rsidRPr="00040147">
        <w:t>为独立记录并赋予统一编号（如</w:t>
      </w:r>
      <w:r w:rsidRPr="00040147">
        <w:t>dataset3:N00001</w:t>
      </w:r>
      <w:r w:rsidRPr="00040147">
        <w:t>）。最终形成</w:t>
      </w:r>
      <w:r w:rsidRPr="00040147">
        <w:t>7916</w:t>
      </w:r>
      <w:r w:rsidRPr="00040147">
        <w:t>条记录，其中</w:t>
      </w:r>
      <w:r w:rsidRPr="00040147">
        <w:t>dataset1</w:t>
      </w:r>
      <w:r w:rsidRPr="00040147">
        <w:t>为</w:t>
      </w:r>
      <w:r w:rsidRPr="00040147">
        <w:t>3396</w:t>
      </w:r>
      <w:r w:rsidRPr="00040147">
        <w:t>条，</w:t>
      </w:r>
      <w:r w:rsidRPr="00040147">
        <w:t>dataset2</w:t>
      </w:r>
      <w:r w:rsidRPr="00040147">
        <w:t>为</w:t>
      </w:r>
      <w:r w:rsidRPr="00040147">
        <w:t>1001</w:t>
      </w:r>
      <w:r w:rsidRPr="00040147">
        <w:t>条，</w:t>
      </w:r>
      <w:r w:rsidRPr="00040147">
        <w:t>dataset3</w:t>
      </w:r>
      <w:r w:rsidRPr="00040147">
        <w:t>为</w:t>
      </w:r>
      <w:r w:rsidRPr="00040147">
        <w:t>3518</w:t>
      </w:r>
      <w:r w:rsidRPr="00040147">
        <w:t>条，</w:t>
      </w:r>
      <w:r w:rsidRPr="00040147">
        <w:t>dataset4</w:t>
      </w:r>
      <w:r w:rsidRPr="00040147">
        <w:t>为</w:t>
      </w:r>
      <w:r w:rsidRPr="00040147">
        <w:t>1</w:t>
      </w:r>
      <w:r w:rsidRPr="00040147">
        <w:t>条资源约束记录。</w:t>
      </w:r>
    </w:p>
    <w:p w14:paraId="669040DD" w14:textId="77777777" w:rsidR="00A415AE" w:rsidRPr="00040147" w:rsidRDefault="00AC457B">
      <w:pPr>
        <w:pStyle w:val="2"/>
        <w:spacing w:line="360" w:lineRule="auto"/>
      </w:pPr>
      <w:bookmarkStart w:id="598" w:name="_Toc229322463"/>
      <w:r w:rsidRPr="00040147">
        <w:t xml:space="preserve">4.2 </w:t>
      </w:r>
      <w:r w:rsidRPr="00040147">
        <w:t>多格式文本解析与</w:t>
      </w:r>
      <w:r w:rsidRPr="00040147">
        <w:t>OCR</w:t>
      </w:r>
      <w:r w:rsidRPr="00040147">
        <w:t>增强</w:t>
      </w:r>
      <w:bookmarkEnd w:id="598"/>
    </w:p>
    <w:p w14:paraId="47153953" w14:textId="77777777" w:rsidR="00A415AE" w:rsidRPr="00040147" w:rsidRDefault="00AC457B">
      <w:pPr>
        <w:spacing w:line="360" w:lineRule="auto"/>
        <w:ind w:firstLine="480"/>
        <w:jc w:val="both"/>
      </w:pPr>
      <w:r w:rsidRPr="00040147">
        <w:t>文本解析支持五种文件格式：</w:t>
      </w:r>
      <w:r w:rsidRPr="00040147">
        <w:t>txt</w:t>
      </w:r>
      <w:r w:rsidRPr="00040147">
        <w:t>文本文件直接读取；</w:t>
      </w:r>
      <w:r w:rsidRPr="00040147">
        <w:t>docx</w:t>
      </w:r>
      <w:r w:rsidRPr="00040147">
        <w:t>文档提取正文、表格和内嵌</w:t>
      </w:r>
      <w:r w:rsidRPr="00040147">
        <w:t>XML</w:t>
      </w:r>
      <w:r w:rsidRPr="00040147">
        <w:t>文本；</w:t>
      </w:r>
      <w:r w:rsidRPr="00040147">
        <w:t>PDF</w:t>
      </w:r>
      <w:r w:rsidRPr="00040147">
        <w:t>文件提取可抽取文本，扫描型</w:t>
      </w:r>
      <w:r w:rsidRPr="00040147">
        <w:t>PDF</w:t>
      </w:r>
      <w:r w:rsidRPr="00040147">
        <w:t>通过</w:t>
      </w:r>
      <w:r w:rsidRPr="00040147">
        <w:t>OCR</w:t>
      </w:r>
      <w:r w:rsidRPr="00040147">
        <w:t>补充识别；</w:t>
      </w:r>
      <w:r w:rsidRPr="00040147">
        <w:t>Excel</w:t>
      </w:r>
      <w:r w:rsidRPr="00040147">
        <w:t>表格提取文本和各工作表内容；</w:t>
      </w:r>
      <w:r w:rsidRPr="00040147">
        <w:t>jpg/</w:t>
      </w:r>
      <w:proofErr w:type="spellStart"/>
      <w:r w:rsidRPr="00040147">
        <w:t>png</w:t>
      </w:r>
      <w:proofErr w:type="spellEnd"/>
      <w:r w:rsidRPr="00040147">
        <w:t>图片文件使用</w:t>
      </w:r>
      <w:r w:rsidRPr="00040147">
        <w:t>OCR</w:t>
      </w:r>
      <w:r w:rsidRPr="00040147">
        <w:t>识别。解析后</w:t>
      </w:r>
      <w:r w:rsidRPr="00040147">
        <w:t>ok</w:t>
      </w:r>
      <w:r w:rsidRPr="00040147">
        <w:t>记录为</w:t>
      </w:r>
      <w:r w:rsidRPr="00040147">
        <w:t>7905</w:t>
      </w:r>
      <w:r w:rsidRPr="00040147">
        <w:t>条，</w:t>
      </w:r>
      <w:r w:rsidRPr="00040147">
        <w:t>empty</w:t>
      </w:r>
      <w:r w:rsidRPr="00040147">
        <w:t>为</w:t>
      </w:r>
      <w:r w:rsidRPr="00040147">
        <w:t>11</w:t>
      </w:r>
      <w:r w:rsidRPr="00040147">
        <w:t>条。多格式文件解析示意如图</w:t>
      </w:r>
      <w:r w:rsidRPr="00040147">
        <w:t>4</w:t>
      </w:r>
      <w:r w:rsidRPr="00040147">
        <w:t>所示。</w:t>
      </w:r>
    </w:p>
    <w:p w14:paraId="1444F33B" w14:textId="0DC48237" w:rsidR="00A415AE" w:rsidRPr="00040147" w:rsidRDefault="00131B79">
      <w:pPr>
        <w:spacing w:before="160" w:after="60"/>
        <w:jc w:val="center"/>
      </w:pPr>
      <w:ins w:id="599" w:author="冠林 徐" w:date="2026-05-10T20:34:00Z" w16du:dateUtc="2026-05-10T12:34:00Z">
        <w:r>
          <w:rPr>
            <w:noProof/>
          </w:rPr>
          <w:lastRenderedPageBreak/>
          <w:drawing>
            <wp:inline distT="0" distB="0" distL="0" distR="0" wp14:anchorId="2DABD801" wp14:editId="25C8967D">
              <wp:extent cx="5723255" cy="2395855"/>
              <wp:effectExtent l="0" t="0" r="0" b="4445"/>
              <wp:docPr id="12583955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255" cy="2395855"/>
                      </a:xfrm>
                      <a:prstGeom prst="rect">
                        <a:avLst/>
                      </a:prstGeom>
                      <a:noFill/>
                      <a:ln>
                        <a:noFill/>
                      </a:ln>
                    </pic:spPr>
                  </pic:pic>
                </a:graphicData>
              </a:graphic>
            </wp:inline>
          </w:drawing>
        </w:r>
      </w:ins>
      <w:del w:id="600" w:author="冠林 徐" w:date="2026-05-10T20:34:00Z" w16du:dateUtc="2026-05-10T12:34:00Z">
        <w:r w:rsidR="00AC457B" w:rsidRPr="00040147" w:rsidDel="00131B79">
          <w:rPr>
            <w:noProof/>
          </w:rPr>
          <w:drawing>
            <wp:inline distT="0" distB="0" distL="0" distR="0" wp14:anchorId="5EB9A007" wp14:editId="5AA21E20">
              <wp:extent cx="5622074" cy="2351381"/>
              <wp:effectExtent l="0" t="0" r="0" b="0"/>
              <wp:docPr id="4" name="fig04_parsing.png" descr="图4 多格式文件解析示意图" title="图4 多格式文件解析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0818" b="14868"/>
                      <a:stretch>
                        <a:fillRect/>
                      </a:stretch>
                    </pic:blipFill>
                    <pic:spPr bwMode="auto">
                      <a:xfrm>
                        <a:off x="0" y="0"/>
                        <a:ext cx="5623560" cy="2352003"/>
                      </a:xfrm>
                      <a:prstGeom prst="rect">
                        <a:avLst/>
                      </a:prstGeom>
                      <a:ln>
                        <a:noFill/>
                      </a:ln>
                      <a:extLst>
                        <a:ext uri="{53640926-AAD7-44D8-BBD7-CCE9431645EC}">
                          <a14:shadowObscured xmlns:a14="http://schemas.microsoft.com/office/drawing/2010/main"/>
                        </a:ext>
                      </a:extLst>
                    </pic:spPr>
                  </pic:pic>
                </a:graphicData>
              </a:graphic>
            </wp:inline>
          </w:drawing>
        </w:r>
      </w:del>
    </w:p>
    <w:p w14:paraId="3433DC40" w14:textId="77777777" w:rsidR="00A415AE" w:rsidRPr="00040147" w:rsidRDefault="00AC457B">
      <w:pPr>
        <w:spacing w:before="60" w:after="200" w:line="280" w:lineRule="auto"/>
        <w:jc w:val="center"/>
        <w:rPr>
          <w:sz w:val="21"/>
          <w:szCs w:val="21"/>
          <w:rPrChange w:id="601" w:author="冰 李" w:date="2026-05-10T14:02:00Z" w16du:dateUtc="2026-05-10T06:02:00Z">
            <w:rPr>
              <w:rFonts w:ascii="宋体" w:hAnsi="宋体"/>
              <w:sz w:val="21"/>
              <w:szCs w:val="21"/>
            </w:rPr>
          </w:rPrChange>
        </w:rPr>
      </w:pPr>
      <w:r>
        <w:t>图</w:t>
      </w:r>
      <w:r>
        <w:t xml:space="preserve">4 </w:t>
      </w:r>
      <w:r>
        <w:t>多格式文件解析示意图</w:t>
      </w:r>
    </w:p>
    <w:p w14:paraId="44955778" w14:textId="77777777" w:rsidR="00A415AE" w:rsidRPr="00040147" w:rsidRDefault="00AC457B">
      <w:pPr>
        <w:spacing w:after="200" w:line="400" w:lineRule="auto"/>
        <w:jc w:val="center"/>
      </w:pPr>
      <w:r>
        <w:t>为进一步说明数据集规模、文件来源、解析状态与文本长度分布，数据基础与解析质量统计如图</w:t>
      </w:r>
      <w:r>
        <w:t>5</w:t>
      </w:r>
      <w:r>
        <w:t>所示。</w:t>
      </w:r>
    </w:p>
    <w:p w14:paraId="304976BA" w14:textId="77777777" w:rsidR="00A415AE" w:rsidRPr="00040147" w:rsidRDefault="00AC457B">
      <w:pPr>
        <w:spacing w:before="160" w:after="60"/>
        <w:jc w:val="center"/>
      </w:pPr>
      <w:r>
        <w:rPr>
          <w:noProof/>
        </w:rPr>
        <w:drawing>
          <wp:inline distT="0" distB="0" distL="0" distR="0" wp14:anchorId="39B64A95" wp14:editId="2157FDB0">
            <wp:extent cx="5715000" cy="3490346"/>
            <wp:effectExtent l="0" t="0" r="0" b="0"/>
            <wp:docPr id="5" name="22_data_foundation_parse_quality" descr="22_data_foundation_parse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a:blip r:embed="rId16"/>
                    <a:stretch>
                      <a:fillRect/>
                    </a:stretch>
                  </pic:blipFill>
                  <pic:spPr>
                    <a:xfrm>
                      <a:off x="0" y="0"/>
                      <a:ext cx="5715000" cy="3490346"/>
                    </a:xfrm>
                    <a:prstGeom prst="rect">
                      <a:avLst/>
                    </a:prstGeom>
                  </pic:spPr>
                </pic:pic>
              </a:graphicData>
            </a:graphic>
          </wp:inline>
        </w:drawing>
      </w:r>
    </w:p>
    <w:p w14:paraId="0D5C9923" w14:textId="77777777" w:rsidR="00A415AE" w:rsidRPr="00040147" w:rsidRDefault="00AC457B">
      <w:pPr>
        <w:spacing w:before="60" w:after="200" w:line="280" w:lineRule="auto"/>
        <w:jc w:val="center"/>
        <w:rPr>
          <w:sz w:val="21"/>
          <w:szCs w:val="21"/>
          <w:rPrChange w:id="602" w:author="冰 李" w:date="2026-05-10T14:02:00Z" w16du:dateUtc="2026-05-10T06:02:00Z">
            <w:rPr>
              <w:rFonts w:ascii="宋体" w:hAnsi="宋体"/>
              <w:sz w:val="21"/>
              <w:szCs w:val="21"/>
            </w:rPr>
          </w:rPrChange>
        </w:rPr>
      </w:pPr>
      <w:r>
        <w:t>图</w:t>
      </w:r>
      <w:r>
        <w:t xml:space="preserve">5 </w:t>
      </w:r>
      <w:r>
        <w:t>数据基础与解析质量</w:t>
      </w:r>
    </w:p>
    <w:p w14:paraId="346B85D8" w14:textId="77777777" w:rsidR="00A415AE" w:rsidRPr="00040147" w:rsidRDefault="00AC457B">
      <w:pPr>
        <w:spacing w:line="360" w:lineRule="auto"/>
        <w:ind w:firstLine="480"/>
        <w:jc w:val="both"/>
      </w:pPr>
      <w:r w:rsidRPr="00040147">
        <w:t>OCR</w:t>
      </w:r>
      <w:r w:rsidRPr="00040147">
        <w:t>采用保守触发策略：当</w:t>
      </w:r>
      <w:r w:rsidRPr="00040147">
        <w:t>docx</w:t>
      </w:r>
      <w:r w:rsidRPr="00040147">
        <w:t>和</w:t>
      </w:r>
      <w:r w:rsidRPr="00040147">
        <w:t>PDF</w:t>
      </w:r>
      <w:r w:rsidRPr="00040147">
        <w:t>文件可抽取文本长度低于</w:t>
      </w:r>
      <w:r w:rsidRPr="00040147">
        <w:t>120</w:t>
      </w:r>
      <w:r w:rsidRPr="00040147">
        <w:t>字符阈值时，才对图像内容进行</w:t>
      </w:r>
      <w:r w:rsidRPr="00040147">
        <w:t>OCR</w:t>
      </w:r>
      <w:r w:rsidRPr="00040147">
        <w:t>识别。为降低</w:t>
      </w:r>
      <w:r w:rsidRPr="00040147">
        <w:t>OCR</w:t>
      </w:r>
      <w:r w:rsidRPr="00040147">
        <w:t>误识别噪声，将</w:t>
      </w:r>
      <w:r w:rsidRPr="00040147">
        <w:t>OCR</w:t>
      </w:r>
      <w:r w:rsidRPr="00040147">
        <w:t>文本作为补充字段参与后续加权融合，而</w:t>
      </w:r>
      <w:proofErr w:type="gramStart"/>
      <w:r w:rsidRPr="00040147">
        <w:t>非作为</w:t>
      </w:r>
      <w:proofErr w:type="gramEnd"/>
      <w:r w:rsidRPr="00040147">
        <w:t>唯一分类依据。解析日志显示，大量图片文件、扫描型</w:t>
      </w:r>
      <w:r w:rsidRPr="00040147">
        <w:t>PDF</w:t>
      </w:r>
      <w:proofErr w:type="gramStart"/>
      <w:r w:rsidRPr="00040147">
        <w:t>和嵌图</w:t>
      </w:r>
      <w:proofErr w:type="gramEnd"/>
      <w:r w:rsidRPr="00040147">
        <w:t>docx</w:t>
      </w:r>
      <w:r w:rsidRPr="00040147">
        <w:t>通过此策略获得了补充文本信息。</w:t>
      </w:r>
    </w:p>
    <w:p w14:paraId="1BFA76CE" w14:textId="77777777" w:rsidR="00A415AE" w:rsidRPr="00040147" w:rsidRDefault="00AC457B">
      <w:pPr>
        <w:pStyle w:val="2"/>
        <w:spacing w:line="360" w:lineRule="auto"/>
      </w:pPr>
      <w:bookmarkStart w:id="603" w:name="_Toc229322464"/>
      <w:r w:rsidRPr="00040147">
        <w:lastRenderedPageBreak/>
        <w:t xml:space="preserve">4.3 </w:t>
      </w:r>
      <w:r w:rsidRPr="00040147">
        <w:t>文本降噪与特征构建</w:t>
      </w:r>
      <w:bookmarkEnd w:id="603"/>
    </w:p>
    <w:p w14:paraId="72AC6D50" w14:textId="77777777" w:rsidR="00A415AE" w:rsidRPr="00040147" w:rsidRDefault="00AC457B">
      <w:pPr>
        <w:spacing w:line="360" w:lineRule="auto"/>
        <w:ind w:firstLine="480"/>
        <w:jc w:val="both"/>
      </w:pPr>
      <w:r w:rsidRPr="00040147">
        <w:t>构建分析文本时，将标题、正文、表格文本和</w:t>
      </w:r>
      <w:r w:rsidRPr="00040147">
        <w:t>OCR</w:t>
      </w:r>
      <w:r w:rsidRPr="00040147">
        <w:t>文本进行融合，逐行过滤网页导航、版权声明、</w:t>
      </w:r>
      <w:r w:rsidRPr="00040147">
        <w:t>URL</w:t>
      </w:r>
      <w:r w:rsidRPr="00040147">
        <w:t>链接、联系方式以及重复模板行等噪声内容。经降噪后的文本作为后续</w:t>
      </w:r>
      <w:r w:rsidRPr="00040147">
        <w:t>TF-IDF</w:t>
      </w:r>
      <w:r w:rsidRPr="00040147">
        <w:t>向量化和主题发现的输入，同时提取文档长度、金额信息、日期表达式以及政策、审批、合同等结构信号，形成</w:t>
      </w:r>
      <w:r w:rsidRPr="00040147">
        <w:t>document_features.csv</w:t>
      </w:r>
      <w:r w:rsidRPr="00040147">
        <w:t>特征表。</w:t>
      </w:r>
    </w:p>
    <w:p w14:paraId="5BEA83E8" w14:textId="77777777" w:rsidR="00A415AE" w:rsidRPr="00040147" w:rsidRDefault="00AC457B">
      <w:pPr>
        <w:pStyle w:val="1"/>
        <w:spacing w:line="360" w:lineRule="auto"/>
      </w:pPr>
      <w:bookmarkStart w:id="604" w:name="_Toc229322465"/>
      <w:r w:rsidRPr="00040147">
        <w:t xml:space="preserve">5 </w:t>
      </w:r>
      <w:r w:rsidRPr="00040147">
        <w:t>问题</w:t>
      </w:r>
      <w:proofErr w:type="gramStart"/>
      <w:r w:rsidRPr="00040147">
        <w:t>一</w:t>
      </w:r>
      <w:proofErr w:type="gramEnd"/>
      <w:r w:rsidRPr="00040147">
        <w:t>：历史文件主题体系构建</w:t>
      </w:r>
      <w:bookmarkEnd w:id="604"/>
    </w:p>
    <w:p w14:paraId="4ED34036" w14:textId="77777777" w:rsidR="00A415AE" w:rsidRPr="00040147" w:rsidRDefault="00AC457B">
      <w:pPr>
        <w:pStyle w:val="2"/>
        <w:spacing w:line="360" w:lineRule="auto"/>
      </w:pPr>
      <w:bookmarkStart w:id="605" w:name="_Toc229322466"/>
      <w:r w:rsidRPr="00040147">
        <w:t xml:space="preserve">5.1 </w:t>
      </w:r>
      <w:r w:rsidRPr="00040147">
        <w:t>建模目标</w:t>
      </w:r>
      <w:bookmarkEnd w:id="605"/>
    </w:p>
    <w:p w14:paraId="195324CC" w14:textId="77777777" w:rsidR="00A415AE" w:rsidRPr="00040147" w:rsidRDefault="00AC457B">
      <w:pPr>
        <w:spacing w:line="360" w:lineRule="auto"/>
        <w:ind w:firstLine="480"/>
        <w:jc w:val="both"/>
      </w:pPr>
      <w:r>
        <w:t>问题</w:t>
      </w:r>
      <w:proofErr w:type="gramStart"/>
      <w:r>
        <w:t>一</w:t>
      </w:r>
      <w:proofErr w:type="gramEnd"/>
      <w:r>
        <w:t>的目标是在缺乏人工类别标签的条件下，从数据集</w:t>
      </w:r>
      <w:r>
        <w:t>1</w:t>
      </w:r>
      <w:r>
        <w:t>的</w:t>
      </w:r>
      <w:r>
        <w:t>3396</w:t>
      </w:r>
      <w:r>
        <w:t>条历史文件中自动发现稳定、可解释、可迁移的主题结构，并形成后续新文件归类使用的主题原型和主题词典。核心原则是主题原型不是最终的扁平分类列表，而是为后续可解释归类提供细粒度语义基元。主题发现流程如图</w:t>
      </w:r>
      <w:r>
        <w:t>6</w:t>
      </w:r>
      <w:r>
        <w:t>所示。</w:t>
      </w:r>
    </w:p>
    <w:p w14:paraId="25B75D09" w14:textId="5A0FC8C7" w:rsidR="00A415AE" w:rsidRPr="00040147" w:rsidRDefault="00AC457B">
      <w:pPr>
        <w:spacing w:before="160" w:after="60"/>
        <w:jc w:val="center"/>
      </w:pPr>
      <w:del w:id="606" w:author="冠林 徐" w:date="2026-05-10T20:38:00Z" w16du:dateUtc="2026-05-10T12:38:00Z">
        <w:r w:rsidRPr="00040147" w:rsidDel="008D2295">
          <w:rPr>
            <w:noProof/>
          </w:rPr>
          <w:drawing>
            <wp:inline distT="0" distB="0" distL="0" distR="0" wp14:anchorId="4D412BB5" wp14:editId="6765EFBA">
              <wp:extent cx="5525770" cy="2797520"/>
              <wp:effectExtent l="0" t="0" r="0" b="3175"/>
              <wp:docPr id="6" name="fig05_topic_discovery.png" descr="图5 问题一主题发现流程图" title="图5 问题一主题发现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1347" t="8726" r="1930" b="4266"/>
                      <a:stretch>
                        <a:fillRect/>
                      </a:stretch>
                    </pic:blipFill>
                    <pic:spPr bwMode="auto">
                      <a:xfrm>
                        <a:off x="0" y="0"/>
                        <a:ext cx="5527744" cy="2798519"/>
                      </a:xfrm>
                      <a:prstGeom prst="rect">
                        <a:avLst/>
                      </a:prstGeom>
                      <a:ln>
                        <a:noFill/>
                      </a:ln>
                      <a:extLst>
                        <a:ext uri="{53640926-AAD7-44D8-BBD7-CCE9431645EC}">
                          <a14:shadowObscured xmlns:a14="http://schemas.microsoft.com/office/drawing/2010/main"/>
                        </a:ext>
                      </a:extLst>
                    </pic:spPr>
                  </pic:pic>
                </a:graphicData>
              </a:graphic>
            </wp:inline>
          </w:drawing>
        </w:r>
      </w:del>
      <w:ins w:id="607" w:author="冠林 徐" w:date="2026-05-10T20:39:00Z" w16du:dateUtc="2026-05-10T12:39:00Z">
        <w:r w:rsidR="008D2295">
          <w:rPr>
            <w:noProof/>
          </w:rPr>
          <w:drawing>
            <wp:inline distT="0" distB="0" distL="0" distR="0" wp14:anchorId="1D6DB0AD" wp14:editId="18CD08AD">
              <wp:extent cx="5727700" cy="2997200"/>
              <wp:effectExtent l="0" t="0" r="6350" b="0"/>
              <wp:docPr id="16675466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997200"/>
                      </a:xfrm>
                      <a:prstGeom prst="rect">
                        <a:avLst/>
                      </a:prstGeom>
                      <a:noFill/>
                      <a:ln>
                        <a:noFill/>
                      </a:ln>
                    </pic:spPr>
                  </pic:pic>
                </a:graphicData>
              </a:graphic>
            </wp:inline>
          </w:drawing>
        </w:r>
      </w:ins>
    </w:p>
    <w:p w14:paraId="0678DB38" w14:textId="77777777" w:rsidR="00A415AE" w:rsidRPr="00040147" w:rsidRDefault="00AC457B">
      <w:pPr>
        <w:spacing w:before="60" w:after="200" w:line="280" w:lineRule="auto"/>
        <w:jc w:val="center"/>
        <w:rPr>
          <w:sz w:val="21"/>
          <w:szCs w:val="21"/>
          <w:rPrChange w:id="608" w:author="冰 李" w:date="2026-05-10T14:02:00Z" w16du:dateUtc="2026-05-10T06:02:00Z">
            <w:rPr>
              <w:rFonts w:ascii="宋体" w:hAnsi="宋体"/>
              <w:sz w:val="21"/>
              <w:szCs w:val="21"/>
            </w:rPr>
          </w:rPrChange>
        </w:rPr>
      </w:pPr>
      <w:r>
        <w:t>图</w:t>
      </w:r>
      <w:r>
        <w:t xml:space="preserve">6 </w:t>
      </w:r>
      <w:r>
        <w:t>问题</w:t>
      </w:r>
      <w:proofErr w:type="gramStart"/>
      <w:r>
        <w:t>一</w:t>
      </w:r>
      <w:proofErr w:type="gramEnd"/>
      <w:r>
        <w:t>主题发现模型框架</w:t>
      </w:r>
    </w:p>
    <w:p w14:paraId="657EA89E" w14:textId="77777777" w:rsidR="00A415AE" w:rsidRPr="00040147" w:rsidRDefault="00AC457B">
      <w:pPr>
        <w:pStyle w:val="2"/>
        <w:spacing w:line="360" w:lineRule="auto"/>
      </w:pPr>
      <w:bookmarkStart w:id="609" w:name="_Toc229322467"/>
      <w:r w:rsidRPr="00040147">
        <w:t>5.2 TF-IDF</w:t>
      </w:r>
      <w:r w:rsidRPr="00040147">
        <w:t>文本表示</w:t>
      </w:r>
      <w:bookmarkEnd w:id="609"/>
    </w:p>
    <w:p w14:paraId="471794DB" w14:textId="77777777" w:rsidR="00A415AE" w:rsidRPr="00040147" w:rsidRDefault="00AC457B">
      <w:pPr>
        <w:spacing w:line="360" w:lineRule="auto"/>
        <w:ind w:firstLine="480"/>
        <w:jc w:val="both"/>
      </w:pPr>
      <w:r w:rsidRPr="00040147">
        <w:t>采用</w:t>
      </w:r>
      <w:r w:rsidRPr="00040147">
        <w:t>TF-IDF</w:t>
      </w:r>
      <w:r w:rsidRPr="00040147">
        <w:t>（词频</w:t>
      </w:r>
      <w:r w:rsidRPr="00040147">
        <w:t>-</w:t>
      </w:r>
      <w:r w:rsidRPr="00040147">
        <w:t>逆文档频率）对每篇文档的分析文本进行向量化表示。</w:t>
      </w:r>
      <w:r w:rsidRPr="00040147">
        <w:t>TF-IDF</w:t>
      </w:r>
      <w:r w:rsidRPr="00040147">
        <w:t>能够在降低高频通用词权重的同时，突出对主题区分更有价值的关键词，适合用于可解释主题发现。</w:t>
      </w:r>
    </w:p>
    <w:p w14:paraId="6EB67F21" w14:textId="77777777" w:rsidR="00A415AE" w:rsidRPr="00040147" w:rsidRDefault="00AC457B">
      <w:pPr>
        <w:spacing w:before="100" w:after="100" w:line="360" w:lineRule="auto"/>
        <w:jc w:val="center"/>
      </w:pPr>
      <w:proofErr w:type="spellStart"/>
      <w:r>
        <w:rPr>
          <w:rFonts w:ascii="宋体" w:hAnsi="宋体"/>
          <w:sz w:val="21"/>
        </w:rPr>
        <w:lastRenderedPageBreak/>
        <w:t>tfidf</w:t>
      </w:r>
      <w:proofErr w:type="spellEnd"/>
      <w:r>
        <w:rPr>
          <w:rFonts w:ascii="宋体" w:hAnsi="宋体"/>
          <w:sz w:val="21"/>
        </w:rPr>
        <w:t>(</w:t>
      </w:r>
      <w:proofErr w:type="spellStart"/>
      <w:proofErr w:type="gramStart"/>
      <w:r>
        <w:rPr>
          <w:rFonts w:ascii="宋体" w:hAnsi="宋体"/>
          <w:sz w:val="21"/>
        </w:rPr>
        <w:t>t,d</w:t>
      </w:r>
      <w:proofErr w:type="spellEnd"/>
      <w:proofErr w:type="gramEnd"/>
      <w:r>
        <w:rPr>
          <w:rFonts w:ascii="宋体" w:hAnsi="宋体"/>
          <w:sz w:val="21"/>
        </w:rPr>
        <w:t xml:space="preserve">) = </w:t>
      </w:r>
      <w:proofErr w:type="spellStart"/>
      <w:r>
        <w:rPr>
          <w:rFonts w:ascii="宋体" w:hAnsi="宋体"/>
          <w:sz w:val="21"/>
        </w:rPr>
        <w:t>tf</w:t>
      </w:r>
      <w:proofErr w:type="spellEnd"/>
      <w:r>
        <w:rPr>
          <w:rFonts w:ascii="宋体" w:hAnsi="宋体"/>
          <w:sz w:val="21"/>
        </w:rPr>
        <w:t>(</w:t>
      </w:r>
      <w:proofErr w:type="spellStart"/>
      <w:proofErr w:type="gramStart"/>
      <w:r>
        <w:rPr>
          <w:rFonts w:ascii="宋体" w:hAnsi="宋体"/>
          <w:sz w:val="21"/>
        </w:rPr>
        <w:t>t,d</w:t>
      </w:r>
      <w:proofErr w:type="spellEnd"/>
      <w:proofErr w:type="gramEnd"/>
      <w:r>
        <w:rPr>
          <w:rFonts w:ascii="宋体" w:hAnsi="宋体"/>
          <w:sz w:val="21"/>
        </w:rPr>
        <w:t>) · [</w:t>
      </w:r>
      <w:proofErr w:type="gramStart"/>
      <w:r>
        <w:rPr>
          <w:rFonts w:ascii="宋体" w:hAnsi="宋体"/>
          <w:sz w:val="21"/>
        </w:rPr>
        <w:t>log(</w:t>
      </w:r>
      <w:proofErr w:type="gramEnd"/>
      <w:r>
        <w:rPr>
          <w:rFonts w:ascii="宋体" w:hAnsi="宋体"/>
          <w:sz w:val="21"/>
        </w:rPr>
        <w:t xml:space="preserve">(1 + N) / (1 + </w:t>
      </w:r>
      <w:proofErr w:type="spellStart"/>
      <w:r>
        <w:rPr>
          <w:rFonts w:ascii="宋体" w:hAnsi="宋体"/>
          <w:sz w:val="21"/>
        </w:rPr>
        <w:t>n_t</w:t>
      </w:r>
      <w:proofErr w:type="spellEnd"/>
      <w:r>
        <w:rPr>
          <w:rFonts w:ascii="宋体" w:hAnsi="宋体"/>
          <w:sz w:val="21"/>
        </w:rPr>
        <w:t>)) + 1]</w:t>
      </w:r>
    </w:p>
    <w:p w14:paraId="6A381291" w14:textId="77777777" w:rsidR="00A415AE" w:rsidRPr="00040147" w:rsidRDefault="00AC457B">
      <w:pPr>
        <w:spacing w:line="360" w:lineRule="auto"/>
        <w:ind w:firstLine="480"/>
        <w:jc w:val="both"/>
      </w:pPr>
      <w:r>
        <w:rPr>
          <w:rFonts w:ascii="宋体" w:hAnsi="宋体"/>
          <w:sz w:val="21"/>
        </w:rPr>
        <w:t>其中t为词项，d为文档，N为文档总数，</w:t>
      </w:r>
      <w:proofErr w:type="spellStart"/>
      <w:r>
        <w:rPr>
          <w:rFonts w:ascii="宋体" w:hAnsi="宋体"/>
          <w:sz w:val="21"/>
        </w:rPr>
        <w:t>n_t</w:t>
      </w:r>
      <w:proofErr w:type="spellEnd"/>
      <w:r>
        <w:rPr>
          <w:rFonts w:ascii="宋体" w:hAnsi="宋体"/>
          <w:sz w:val="21"/>
        </w:rPr>
        <w:t>为</w:t>
      </w:r>
      <w:proofErr w:type="gramStart"/>
      <w:r>
        <w:rPr>
          <w:rFonts w:ascii="宋体" w:hAnsi="宋体"/>
          <w:sz w:val="21"/>
        </w:rPr>
        <w:t>包含词项</w:t>
      </w:r>
      <w:proofErr w:type="gramEnd"/>
      <w:r>
        <w:rPr>
          <w:rFonts w:ascii="宋体" w:hAnsi="宋体"/>
          <w:sz w:val="21"/>
        </w:rPr>
        <w:t>t的文档数。公式中的“+1”和分子中的“1+N”对应平滑IDF处理，可避免极端低频</w:t>
      </w:r>
      <w:proofErr w:type="gramStart"/>
      <w:r>
        <w:rPr>
          <w:rFonts w:ascii="宋体" w:hAnsi="宋体"/>
          <w:sz w:val="21"/>
        </w:rPr>
        <w:t>词造成</w:t>
      </w:r>
      <w:proofErr w:type="gramEnd"/>
      <w:r>
        <w:rPr>
          <w:rFonts w:ascii="宋体" w:hAnsi="宋体"/>
          <w:sz w:val="21"/>
        </w:rPr>
        <w:t>的不稳定，与本文采用的</w:t>
      </w:r>
      <w:proofErr w:type="spellStart"/>
      <w:r>
        <w:rPr>
          <w:rFonts w:ascii="宋体" w:hAnsi="宋体"/>
          <w:sz w:val="21"/>
        </w:rPr>
        <w:t>sklearn</w:t>
      </w:r>
      <w:proofErr w:type="spellEnd"/>
      <w:r>
        <w:rPr>
          <w:rFonts w:ascii="宋体" w:hAnsi="宋体"/>
          <w:sz w:val="21"/>
        </w:rPr>
        <w:t xml:space="preserve"> </w:t>
      </w:r>
      <w:proofErr w:type="spellStart"/>
      <w:r>
        <w:rPr>
          <w:rFonts w:ascii="宋体" w:hAnsi="宋体"/>
          <w:sz w:val="21"/>
        </w:rPr>
        <w:t>TfidfVectorizer</w:t>
      </w:r>
      <w:proofErr w:type="spellEnd"/>
      <w:r>
        <w:rPr>
          <w:rFonts w:ascii="宋体" w:hAnsi="宋体"/>
          <w:sz w:val="21"/>
        </w:rPr>
        <w:t>默认设置保持一致。在分词和停用词过滤后，配置最大特征数为4000、n-gram范围为1，构建文档-</w:t>
      </w:r>
      <w:proofErr w:type="gramStart"/>
      <w:r>
        <w:rPr>
          <w:rFonts w:ascii="宋体" w:hAnsi="宋体"/>
          <w:sz w:val="21"/>
        </w:rPr>
        <w:t>词项矩阵</w:t>
      </w:r>
      <w:proofErr w:type="gramEnd"/>
      <w:r>
        <w:rPr>
          <w:rFonts w:ascii="宋体" w:hAnsi="宋体"/>
          <w:sz w:val="21"/>
        </w:rPr>
        <w:t>。最终从dataset1的3133条有效文档中提取关键词分布信息。</w:t>
      </w:r>
    </w:p>
    <w:p w14:paraId="042D2F01" w14:textId="77777777" w:rsidR="00A415AE" w:rsidRPr="00040147" w:rsidRDefault="00AC457B">
      <w:pPr>
        <w:pStyle w:val="2"/>
        <w:spacing w:line="360" w:lineRule="auto"/>
      </w:pPr>
      <w:bookmarkStart w:id="610" w:name="_Toc229322468"/>
      <w:r w:rsidRPr="00040147">
        <w:t>5.3 SVD</w:t>
      </w:r>
      <w:proofErr w:type="gramStart"/>
      <w:r w:rsidRPr="00040147">
        <w:t>降维与</w:t>
      </w:r>
      <w:proofErr w:type="gramEnd"/>
      <w:r w:rsidRPr="00040147">
        <w:t>主题空间构建</w:t>
      </w:r>
      <w:bookmarkEnd w:id="610"/>
    </w:p>
    <w:p w14:paraId="5470E32C" w14:textId="77777777" w:rsidR="00A415AE" w:rsidRPr="00040147" w:rsidRDefault="00AC457B">
      <w:pPr>
        <w:spacing w:line="360" w:lineRule="auto"/>
        <w:ind w:firstLine="480"/>
        <w:jc w:val="both"/>
      </w:pPr>
      <w:r>
        <w:rPr>
          <w:rFonts w:ascii="宋体" w:hAnsi="宋体"/>
          <w:sz w:val="21"/>
        </w:rPr>
        <w:t>由于TF-IDF向量维度较高，直接聚类会受到稀疏性和噪声影响，本文采用Truncated SVD对TF-IDF矩阵进行降维。</w:t>
      </w:r>
      <w:proofErr w:type="gramStart"/>
      <w:r>
        <w:rPr>
          <w:rFonts w:ascii="宋体" w:hAnsi="宋体"/>
          <w:sz w:val="21"/>
        </w:rPr>
        <w:t>降维目标维</w:t>
      </w:r>
      <w:proofErr w:type="gramEnd"/>
      <w:r>
        <w:rPr>
          <w:rFonts w:ascii="宋体" w:hAnsi="宋体"/>
          <w:sz w:val="21"/>
        </w:rPr>
        <w:t>度设为50维，既保留主要语义结构，又降低后续聚类计算复杂度。</w:t>
      </w:r>
    </w:p>
    <w:p w14:paraId="09C7F677" w14:textId="77777777" w:rsidR="00A415AE" w:rsidRPr="00040147" w:rsidRDefault="00AC457B">
      <w:pPr>
        <w:pStyle w:val="2"/>
        <w:spacing w:line="360" w:lineRule="auto"/>
      </w:pPr>
      <w:bookmarkStart w:id="611" w:name="_Toc229322469"/>
      <w:r w:rsidRPr="00040147">
        <w:t xml:space="preserve">5.4 </w:t>
      </w:r>
      <w:proofErr w:type="spellStart"/>
      <w:r w:rsidRPr="00040147">
        <w:t>MiniBatchKMeans</w:t>
      </w:r>
      <w:proofErr w:type="spellEnd"/>
      <w:r w:rsidRPr="00040147">
        <w:t>主题发现</w:t>
      </w:r>
      <w:bookmarkEnd w:id="611"/>
    </w:p>
    <w:p w14:paraId="5746E0C9" w14:textId="77777777" w:rsidR="00A415AE" w:rsidRPr="00040147" w:rsidRDefault="00AC457B">
      <w:pPr>
        <w:spacing w:line="360" w:lineRule="auto"/>
        <w:ind w:firstLine="480"/>
        <w:jc w:val="both"/>
      </w:pPr>
      <w:r w:rsidRPr="00040147">
        <w:t>对低维文档向量采用</w:t>
      </w:r>
      <w:proofErr w:type="spellStart"/>
      <w:r w:rsidRPr="00040147">
        <w:t>MiniBatchKMeans</w:t>
      </w:r>
      <w:proofErr w:type="spellEnd"/>
      <w:r w:rsidRPr="00040147">
        <w:t>进行聚类。</w:t>
      </w:r>
      <w:proofErr w:type="spellStart"/>
      <w:r w:rsidRPr="00040147">
        <w:t>MiniBatchKMeans</w:t>
      </w:r>
      <w:proofErr w:type="spellEnd"/>
      <w:r w:rsidRPr="00040147">
        <w:t>每次使用小批量样本更新聚类中心，适合较大规模文档集合，目标是最小</w:t>
      </w:r>
      <w:proofErr w:type="gramStart"/>
      <w:r w:rsidRPr="00040147">
        <w:t>化簇内平方</w:t>
      </w:r>
      <w:proofErr w:type="gramEnd"/>
      <w:r w:rsidRPr="00040147">
        <w:t>误差：</w:t>
      </w:r>
    </w:p>
    <w:p w14:paraId="552A69A4" w14:textId="77777777" w:rsidR="00A415AE" w:rsidRPr="00040147" w:rsidRDefault="00AC457B">
      <w:pPr>
        <w:spacing w:before="100" w:after="100" w:line="360" w:lineRule="auto"/>
        <w:jc w:val="center"/>
      </w:pPr>
      <w:r w:rsidRPr="00040147">
        <w:rPr>
          <w:i/>
          <w:iCs/>
        </w:rPr>
        <w:t>min Σ(k=1..K) Σ(</w:t>
      </w:r>
      <w:proofErr w:type="spellStart"/>
      <w:r w:rsidRPr="00040147">
        <w:rPr>
          <w:i/>
          <w:iCs/>
        </w:rPr>
        <w:t>z_i</w:t>
      </w:r>
      <w:proofErr w:type="spellEnd"/>
      <w:r w:rsidRPr="00040147">
        <w:rPr>
          <w:rFonts w:ascii="Cambria Math" w:hAnsi="Cambria Math" w:cs="Cambria Math" w:hint="eastAsia"/>
          <w:i/>
          <w:iCs/>
          <w:rPrChange w:id="612" w:author="冰 李" w:date="2026-05-10T14:02:00Z" w16du:dateUtc="2026-05-10T06:02:00Z">
            <w:rPr>
              <w:rFonts w:hint="eastAsia"/>
              <w:i/>
              <w:iCs/>
            </w:rPr>
          </w:rPrChange>
        </w:rPr>
        <w:t>∈</w:t>
      </w:r>
      <w:proofErr w:type="spellStart"/>
      <w:r w:rsidRPr="00040147">
        <w:rPr>
          <w:i/>
          <w:iCs/>
        </w:rPr>
        <w:t>C_k</w:t>
      </w:r>
      <w:proofErr w:type="spellEnd"/>
      <w:r w:rsidRPr="00040147">
        <w:rPr>
          <w:i/>
          <w:iCs/>
        </w:rPr>
        <w:t>) ||</w:t>
      </w:r>
      <w:proofErr w:type="spellStart"/>
      <w:r w:rsidRPr="00040147">
        <w:rPr>
          <w:i/>
          <w:iCs/>
        </w:rPr>
        <w:t>z_i</w:t>
      </w:r>
      <w:proofErr w:type="spellEnd"/>
      <w:r w:rsidRPr="00040147">
        <w:rPr>
          <w:i/>
          <w:iCs/>
        </w:rPr>
        <w:t xml:space="preserve"> - </w:t>
      </w:r>
      <w:proofErr w:type="spellStart"/>
      <w:r w:rsidRPr="00040147">
        <w:rPr>
          <w:i/>
          <w:iCs/>
        </w:rPr>
        <w:t>μ_k</w:t>
      </w:r>
      <w:proofErr w:type="spellEnd"/>
      <w:r w:rsidRPr="00040147">
        <w:rPr>
          <w:i/>
          <w:iCs/>
        </w:rPr>
        <w:t>||²</w:t>
      </w:r>
    </w:p>
    <w:p w14:paraId="5723A4A0" w14:textId="77777777" w:rsidR="00A415AE" w:rsidRPr="00040147" w:rsidRDefault="00AC457B">
      <w:pPr>
        <w:spacing w:line="360" w:lineRule="auto"/>
        <w:ind w:firstLine="480"/>
        <w:jc w:val="both"/>
      </w:pPr>
      <w:r w:rsidRPr="00040147">
        <w:t>聚类完成后，每个簇的中心表示一个主题原型，</w:t>
      </w:r>
      <w:proofErr w:type="gramStart"/>
      <w:r w:rsidRPr="00040147">
        <w:t>簇内</w:t>
      </w:r>
      <w:proofErr w:type="gramEnd"/>
      <w:r w:rsidRPr="00040147">
        <w:t>TF-IDF</w:t>
      </w:r>
      <w:r w:rsidRPr="00040147">
        <w:t>权重最高的词构成该主题的关键词，</w:t>
      </w:r>
      <w:proofErr w:type="gramStart"/>
      <w:r w:rsidRPr="00040147">
        <w:t>簇内距</w:t>
      </w:r>
      <w:proofErr w:type="gramEnd"/>
      <w:r w:rsidRPr="00040147">
        <w:t>原型中心最近的文档作为代表文档。</w:t>
      </w:r>
    </w:p>
    <w:p w14:paraId="0D6F651F" w14:textId="77777777" w:rsidR="00A415AE" w:rsidRPr="00040147" w:rsidRDefault="00AC457B">
      <w:pPr>
        <w:pStyle w:val="2"/>
        <w:spacing w:line="360" w:lineRule="auto"/>
      </w:pPr>
      <w:bookmarkStart w:id="613" w:name="_Toc229322470"/>
      <w:r w:rsidRPr="00040147">
        <w:t>5.5 k</w:t>
      </w:r>
      <w:r w:rsidRPr="00040147">
        <w:t>值消融实验与模型选择</w:t>
      </w:r>
      <w:bookmarkEnd w:id="613"/>
    </w:p>
    <w:p w14:paraId="05870552" w14:textId="77777777" w:rsidR="00A415AE" w:rsidRPr="00040147" w:rsidRDefault="00AC457B">
      <w:pPr>
        <w:spacing w:line="360" w:lineRule="auto"/>
        <w:ind w:firstLine="480"/>
        <w:jc w:val="both"/>
      </w:pPr>
      <w:r>
        <w:t>主题数量</w:t>
      </w:r>
      <w:r>
        <w:t>K</w:t>
      </w:r>
      <w:r>
        <w:t>的选择直接影响主题粒度、下游分类效果和人工复核压力。本文系统比较了</w:t>
      </w:r>
      <w:r>
        <w:t>k=90</w:t>
      </w:r>
      <w:r>
        <w:t>、</w:t>
      </w:r>
      <w:r>
        <w:t>120</w:t>
      </w:r>
      <w:r>
        <w:t>、</w:t>
      </w:r>
      <w:r>
        <w:t>160</w:t>
      </w:r>
      <w:r>
        <w:t>、</w:t>
      </w:r>
      <w:r>
        <w:t>200</w:t>
      </w:r>
      <w:r>
        <w:t>、</w:t>
      </w:r>
      <w:r>
        <w:t>240</w:t>
      </w:r>
      <w:r>
        <w:t>、</w:t>
      </w:r>
      <w:r>
        <w:t>288</w:t>
      </w:r>
      <w:proofErr w:type="gramStart"/>
      <w:r>
        <w:t>六</w:t>
      </w:r>
      <w:proofErr w:type="gramEnd"/>
      <w:r>
        <w:t>种方案的聚类质量和下游分类表现。实验结果见表</w:t>
      </w:r>
      <w:r>
        <w:t>2</w:t>
      </w:r>
      <w:r>
        <w:t>，消融实验的敏感性分析如图</w:t>
      </w:r>
      <w:r>
        <w:t>7</w:t>
      </w:r>
      <w:r>
        <w:t>所示。</w:t>
      </w:r>
    </w:p>
    <w:p w14:paraId="27E3D0F7" w14:textId="77777777" w:rsidR="00A415AE" w:rsidRPr="00040147" w:rsidRDefault="00AC457B">
      <w:pPr>
        <w:spacing w:before="160" w:after="60"/>
        <w:jc w:val="center"/>
      </w:pPr>
      <w:r w:rsidRPr="00040147">
        <w:rPr>
          <w:noProof/>
        </w:rPr>
        <w:lastRenderedPageBreak/>
        <w:drawing>
          <wp:inline distT="0" distB="0" distL="0" distR="0" wp14:anchorId="441B1346" wp14:editId="5DBF4D2E">
            <wp:extent cx="5715000" cy="3210579"/>
            <wp:effectExtent l="0" t="0" r="0" b="0"/>
            <wp:docPr id="7" name="fig06_k_ablation.png" descr="图6 k值敏感性与消融实验" title="图6 k值敏感性与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0579"/>
                    </a:xfrm>
                    <a:prstGeom prst="rect">
                      <a:avLst/>
                    </a:prstGeom>
                  </pic:spPr>
                </pic:pic>
              </a:graphicData>
            </a:graphic>
          </wp:inline>
        </w:drawing>
      </w:r>
    </w:p>
    <w:p w14:paraId="69D453B8" w14:textId="77777777" w:rsidR="00165C96" w:rsidRDefault="00AC457B" w:rsidP="00165C96">
      <w:pPr>
        <w:spacing w:before="60" w:after="200" w:line="280" w:lineRule="auto"/>
        <w:jc w:val="center"/>
        <w:rPr>
          <w:ins w:id="614" w:author="冰 李" w:date="2026-05-10T14:04:00Z" w16du:dateUtc="2026-05-10T06:04:00Z"/>
          <w:sz w:val="21"/>
          <w:szCs w:val="21"/>
        </w:rPr>
      </w:pPr>
      <w:r>
        <w:t>图</w:t>
      </w:r>
      <w:r>
        <w:t>7 k</w:t>
      </w:r>
      <w:r>
        <w:t>值选择与主题原型规模分布</w:t>
      </w:r>
    </w:p>
    <w:p w14:paraId="119C9855" w14:textId="77777777" w:rsidR="00165C96" w:rsidRPr="00040147" w:rsidRDefault="00165C96">
      <w:pPr>
        <w:widowControl/>
        <w:rPr>
          <w:sz w:val="21"/>
          <w:szCs w:val="21"/>
          <w:rPrChange w:id="615" w:author="冰 李" w:date="2026-05-10T14:02:00Z" w16du:dateUtc="2026-05-10T06:02:00Z">
            <w:rPr>
              <w:rFonts w:ascii="宋体" w:hAnsi="宋体"/>
              <w:sz w:val="21"/>
              <w:szCs w:val="21"/>
            </w:rPr>
          </w:rPrChange>
        </w:rPr>
        <w:pPrChange w:id="616" w:author="冰 李" w:date="2026-05-10T14:05:00Z" w16du:dateUtc="2026-05-10T06:05:00Z">
          <w:pPr>
            <w:spacing w:before="60" w:after="200" w:line="280" w:lineRule="auto"/>
            <w:jc w:val="center"/>
          </w:pPr>
        </w:pPrChange>
      </w:pPr>
      <w:ins w:id="617" w:author="冰 李" w:date="2026-05-10T14:04:00Z" w16du:dateUtc="2026-05-10T06:04:00Z">
        <w:r>
          <w:rPr>
            <w:sz w:val="21"/>
            <w:szCs w:val="21"/>
          </w:rPr>
          <w:br w:type="page"/>
        </w:r>
      </w:ins>
    </w:p>
    <w:p w14:paraId="3F8CAA3A" w14:textId="77777777" w:rsidR="00A415AE" w:rsidRPr="00040147" w:rsidRDefault="00AC457B">
      <w:pPr>
        <w:spacing w:before="60" w:after="160" w:line="280" w:lineRule="auto"/>
        <w:jc w:val="center"/>
        <w:rPr>
          <w:sz w:val="21"/>
          <w:szCs w:val="21"/>
          <w:rPrChange w:id="618" w:author="冰 李" w:date="2026-05-10T14:02:00Z" w16du:dateUtc="2026-05-10T06:02:00Z">
            <w:rPr>
              <w:rFonts w:ascii="宋体" w:hAnsi="宋体"/>
              <w:sz w:val="21"/>
              <w:szCs w:val="21"/>
            </w:rPr>
          </w:rPrChange>
        </w:rPr>
      </w:pPr>
      <w:r w:rsidRPr="00040147">
        <w:rPr>
          <w:sz w:val="21"/>
          <w:szCs w:val="21"/>
          <w:rPrChange w:id="619" w:author="冰 李" w:date="2026-05-10T14:02:00Z" w16du:dateUtc="2026-05-10T06:02:00Z">
            <w:rPr>
              <w:rFonts w:ascii="宋体" w:hAnsi="宋体"/>
              <w:sz w:val="21"/>
              <w:szCs w:val="21"/>
            </w:rPr>
          </w:rPrChange>
        </w:rPr>
        <w:lastRenderedPageBreak/>
        <w:t>表</w:t>
      </w:r>
      <w:r w:rsidRPr="00040147">
        <w:rPr>
          <w:sz w:val="21"/>
          <w:szCs w:val="21"/>
          <w:rPrChange w:id="620" w:author="冰 李" w:date="2026-05-10T14:02:00Z" w16du:dateUtc="2026-05-10T06:02:00Z">
            <w:rPr>
              <w:rFonts w:ascii="宋体" w:hAnsi="宋体"/>
              <w:sz w:val="21"/>
              <w:szCs w:val="21"/>
            </w:rPr>
          </w:rPrChange>
        </w:rPr>
        <w:t>2 k</w:t>
      </w:r>
      <w:r w:rsidRPr="00040147">
        <w:rPr>
          <w:sz w:val="21"/>
          <w:szCs w:val="21"/>
          <w:rPrChange w:id="621" w:author="冰 李" w:date="2026-05-10T14:02:00Z" w16du:dateUtc="2026-05-10T06:02:00Z">
            <w:rPr>
              <w:rFonts w:ascii="宋体" w:hAnsi="宋体"/>
              <w:sz w:val="21"/>
              <w:szCs w:val="21"/>
            </w:rPr>
          </w:rPrChange>
        </w:rPr>
        <w:t>值消融实验结果（基础边界策略）</w:t>
      </w:r>
    </w:p>
    <w:tbl>
      <w:tblPr>
        <w:tblW w:w="9360" w:type="dxa"/>
        <w:tblBorders>
          <w:top w:val="single" w:sz="8" w:space="0" w:color="000000"/>
          <w:bottom w:val="single" w:sz="8"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1300"/>
        <w:gridCol w:w="1000"/>
        <w:gridCol w:w="1400"/>
        <w:gridCol w:w="1600"/>
        <w:gridCol w:w="1500"/>
        <w:gridCol w:w="1860"/>
      </w:tblGrid>
      <w:tr w:rsidR="00A415AE" w:rsidRPr="00040147" w14:paraId="02FC1AC1" w14:textId="77777777" w:rsidTr="00E25A14">
        <w:trPr>
          <w:cantSplit/>
          <w:tblHeader/>
        </w:trPr>
        <w:tc>
          <w:tcPr>
            <w:tcW w:w="700" w:type="dxa"/>
            <w:tcBorders>
              <w:top w:val="single" w:sz="8" w:space="0" w:color="000000"/>
              <w:bottom w:val="single" w:sz="8" w:space="0" w:color="000000"/>
            </w:tcBorders>
            <w:shd w:val="clear" w:color="auto" w:fill="D9E2F3"/>
            <w:tcMar>
              <w:top w:w="50" w:type="dxa"/>
              <w:left w:w="60" w:type="dxa"/>
              <w:bottom w:w="50" w:type="dxa"/>
              <w:right w:w="60" w:type="dxa"/>
            </w:tcMar>
          </w:tcPr>
          <w:p w14:paraId="126B5980" w14:textId="77777777" w:rsidR="00A415AE" w:rsidRPr="00040147" w:rsidRDefault="00AC457B">
            <w:pPr>
              <w:jc w:val="center"/>
            </w:pPr>
            <w:r w:rsidRPr="00040147">
              <w:rPr>
                <w:rFonts w:eastAsia="黑体"/>
                <w:b/>
                <w:bCs/>
                <w:sz w:val="18"/>
                <w:szCs w:val="18"/>
              </w:rPr>
              <w:t>k</w:t>
            </w:r>
          </w:p>
        </w:tc>
        <w:tc>
          <w:tcPr>
            <w:tcW w:w="1300" w:type="dxa"/>
            <w:tcBorders>
              <w:top w:val="single" w:sz="8" w:space="0" w:color="000000"/>
              <w:bottom w:val="single" w:sz="8" w:space="0" w:color="000000"/>
            </w:tcBorders>
            <w:shd w:val="clear" w:color="auto" w:fill="D9E2F3"/>
            <w:tcMar>
              <w:top w:w="50" w:type="dxa"/>
              <w:left w:w="60" w:type="dxa"/>
              <w:bottom w:w="50" w:type="dxa"/>
              <w:right w:w="60" w:type="dxa"/>
            </w:tcMar>
          </w:tcPr>
          <w:p w14:paraId="3B554297" w14:textId="77777777" w:rsidR="00A415AE" w:rsidRPr="00040147" w:rsidRDefault="00AC457B">
            <w:pPr>
              <w:jc w:val="center"/>
            </w:pPr>
            <w:r w:rsidRPr="00040147">
              <w:rPr>
                <w:rFonts w:eastAsia="黑体"/>
                <w:b/>
                <w:bCs/>
                <w:sz w:val="18"/>
                <w:szCs w:val="18"/>
              </w:rPr>
              <w:t>轮廓系数</w:t>
            </w:r>
          </w:p>
        </w:tc>
        <w:tc>
          <w:tcPr>
            <w:tcW w:w="1000" w:type="dxa"/>
            <w:tcBorders>
              <w:top w:val="single" w:sz="8" w:space="0" w:color="000000"/>
              <w:bottom w:val="single" w:sz="8" w:space="0" w:color="000000"/>
            </w:tcBorders>
            <w:shd w:val="clear" w:color="auto" w:fill="D9E2F3"/>
            <w:tcMar>
              <w:top w:w="50" w:type="dxa"/>
              <w:left w:w="60" w:type="dxa"/>
              <w:bottom w:w="50" w:type="dxa"/>
              <w:right w:w="60" w:type="dxa"/>
            </w:tcMar>
          </w:tcPr>
          <w:p w14:paraId="50E87272" w14:textId="77777777" w:rsidR="00A415AE" w:rsidRPr="00040147" w:rsidRDefault="00AC457B">
            <w:pPr>
              <w:jc w:val="center"/>
            </w:pPr>
            <w:r w:rsidRPr="00040147">
              <w:rPr>
                <w:rFonts w:eastAsia="黑体"/>
                <w:b/>
                <w:bCs/>
                <w:sz w:val="18"/>
                <w:szCs w:val="18"/>
              </w:rPr>
              <w:t>主题数</w:t>
            </w:r>
          </w:p>
        </w:tc>
        <w:tc>
          <w:tcPr>
            <w:tcW w:w="1400" w:type="dxa"/>
            <w:tcBorders>
              <w:top w:val="single" w:sz="8" w:space="0" w:color="000000"/>
              <w:bottom w:val="single" w:sz="8" w:space="0" w:color="000000"/>
            </w:tcBorders>
            <w:shd w:val="clear" w:color="auto" w:fill="D9E2F3"/>
            <w:tcMar>
              <w:top w:w="50" w:type="dxa"/>
              <w:left w:w="60" w:type="dxa"/>
              <w:bottom w:w="50" w:type="dxa"/>
              <w:right w:w="60" w:type="dxa"/>
            </w:tcMar>
          </w:tcPr>
          <w:p w14:paraId="007B6638" w14:textId="77777777" w:rsidR="00A415AE" w:rsidRPr="00040147" w:rsidRDefault="00AC457B">
            <w:pPr>
              <w:jc w:val="center"/>
            </w:pPr>
            <w:r w:rsidRPr="00040147">
              <w:rPr>
                <w:rFonts w:eastAsia="黑体"/>
                <w:b/>
                <w:bCs/>
                <w:sz w:val="18"/>
                <w:szCs w:val="18"/>
              </w:rPr>
              <w:t>assigned</w:t>
            </w:r>
          </w:p>
        </w:tc>
        <w:tc>
          <w:tcPr>
            <w:tcW w:w="1600" w:type="dxa"/>
            <w:tcBorders>
              <w:top w:val="single" w:sz="8" w:space="0" w:color="000000"/>
              <w:bottom w:val="single" w:sz="8" w:space="0" w:color="000000"/>
            </w:tcBorders>
            <w:shd w:val="clear" w:color="auto" w:fill="D9E2F3"/>
            <w:tcMar>
              <w:top w:w="50" w:type="dxa"/>
              <w:left w:w="60" w:type="dxa"/>
              <w:bottom w:w="50" w:type="dxa"/>
              <w:right w:w="60" w:type="dxa"/>
            </w:tcMar>
          </w:tcPr>
          <w:p w14:paraId="190D2DEA" w14:textId="77777777" w:rsidR="00A415AE" w:rsidRPr="00040147" w:rsidRDefault="00AC457B">
            <w:pPr>
              <w:jc w:val="center"/>
            </w:pPr>
            <w:proofErr w:type="spellStart"/>
            <w:r w:rsidRPr="00040147">
              <w:rPr>
                <w:rFonts w:eastAsia="黑体"/>
                <w:b/>
                <w:bCs/>
                <w:sz w:val="18"/>
                <w:szCs w:val="18"/>
              </w:rPr>
              <w:t>multi_class</w:t>
            </w:r>
            <w:proofErr w:type="spellEnd"/>
          </w:p>
        </w:tc>
        <w:tc>
          <w:tcPr>
            <w:tcW w:w="1500" w:type="dxa"/>
            <w:tcBorders>
              <w:top w:val="single" w:sz="8" w:space="0" w:color="000000"/>
              <w:bottom w:val="single" w:sz="8" w:space="0" w:color="000000"/>
            </w:tcBorders>
            <w:shd w:val="clear" w:color="auto" w:fill="D9E2F3"/>
            <w:tcMar>
              <w:top w:w="50" w:type="dxa"/>
              <w:left w:w="60" w:type="dxa"/>
              <w:bottom w:w="50" w:type="dxa"/>
              <w:right w:w="60" w:type="dxa"/>
            </w:tcMar>
          </w:tcPr>
          <w:p w14:paraId="29A72CFF" w14:textId="77777777" w:rsidR="00A415AE" w:rsidRPr="00040147" w:rsidRDefault="00AC457B">
            <w:pPr>
              <w:jc w:val="center"/>
            </w:pPr>
            <w:r w:rsidRPr="00040147">
              <w:rPr>
                <w:rFonts w:eastAsia="黑体"/>
                <w:b/>
                <w:bCs/>
                <w:sz w:val="18"/>
                <w:szCs w:val="18"/>
              </w:rPr>
              <w:t>不可分类</w:t>
            </w:r>
          </w:p>
        </w:tc>
        <w:tc>
          <w:tcPr>
            <w:tcW w:w="1860" w:type="dxa"/>
            <w:tcBorders>
              <w:top w:val="single" w:sz="8" w:space="0" w:color="000000"/>
              <w:bottom w:val="single" w:sz="8" w:space="0" w:color="000000"/>
            </w:tcBorders>
            <w:shd w:val="clear" w:color="auto" w:fill="D9E2F3"/>
            <w:tcMar>
              <w:top w:w="50" w:type="dxa"/>
              <w:left w:w="60" w:type="dxa"/>
              <w:bottom w:w="50" w:type="dxa"/>
              <w:right w:w="60" w:type="dxa"/>
            </w:tcMar>
          </w:tcPr>
          <w:p w14:paraId="0D760074" w14:textId="77777777" w:rsidR="00A415AE" w:rsidRPr="00040147" w:rsidRDefault="00AC457B">
            <w:pPr>
              <w:jc w:val="center"/>
            </w:pPr>
            <w:r w:rsidRPr="00040147">
              <w:rPr>
                <w:rFonts w:eastAsia="黑体"/>
                <w:b/>
                <w:bCs/>
                <w:sz w:val="18"/>
                <w:szCs w:val="18"/>
              </w:rPr>
              <w:t>≤10</w:t>
            </w:r>
            <w:r w:rsidRPr="00040147">
              <w:rPr>
                <w:rFonts w:eastAsia="黑体"/>
                <w:b/>
                <w:bCs/>
                <w:sz w:val="18"/>
                <w:szCs w:val="18"/>
              </w:rPr>
              <w:t>条小簇</w:t>
            </w:r>
          </w:p>
        </w:tc>
      </w:tr>
      <w:tr w:rsidR="00A415AE" w:rsidRPr="00040147" w14:paraId="72C19481" w14:textId="77777777" w:rsidTr="00E25A14">
        <w:trPr>
          <w:cantSplit/>
        </w:trPr>
        <w:tc>
          <w:tcPr>
            <w:tcW w:w="700" w:type="dxa"/>
            <w:tcBorders>
              <w:top w:val="single" w:sz="8" w:space="0" w:color="000000"/>
            </w:tcBorders>
            <w:tcMar>
              <w:top w:w="30" w:type="dxa"/>
              <w:left w:w="50" w:type="dxa"/>
              <w:bottom w:w="30" w:type="dxa"/>
              <w:right w:w="50" w:type="dxa"/>
            </w:tcMar>
          </w:tcPr>
          <w:p w14:paraId="1C9B0737" w14:textId="77777777" w:rsidR="00A415AE" w:rsidRPr="00040147" w:rsidRDefault="00AC457B">
            <w:pPr>
              <w:jc w:val="center"/>
            </w:pPr>
            <w:r w:rsidRPr="00040147">
              <w:rPr>
                <w:sz w:val="18"/>
                <w:szCs w:val="18"/>
              </w:rPr>
              <w:t>90</w:t>
            </w:r>
          </w:p>
        </w:tc>
        <w:tc>
          <w:tcPr>
            <w:tcW w:w="1300" w:type="dxa"/>
            <w:tcBorders>
              <w:top w:val="single" w:sz="8" w:space="0" w:color="000000"/>
            </w:tcBorders>
            <w:tcMar>
              <w:top w:w="30" w:type="dxa"/>
              <w:left w:w="50" w:type="dxa"/>
              <w:bottom w:w="30" w:type="dxa"/>
              <w:right w:w="50" w:type="dxa"/>
            </w:tcMar>
          </w:tcPr>
          <w:p w14:paraId="02708172" w14:textId="77777777" w:rsidR="00A415AE" w:rsidRPr="00040147" w:rsidRDefault="00AC457B">
            <w:pPr>
              <w:jc w:val="center"/>
            </w:pPr>
            <w:r w:rsidRPr="00040147">
              <w:rPr>
                <w:sz w:val="18"/>
                <w:szCs w:val="18"/>
              </w:rPr>
              <w:t>0.2733</w:t>
            </w:r>
          </w:p>
        </w:tc>
        <w:tc>
          <w:tcPr>
            <w:tcW w:w="1000" w:type="dxa"/>
            <w:tcBorders>
              <w:top w:val="single" w:sz="8" w:space="0" w:color="000000"/>
            </w:tcBorders>
            <w:tcMar>
              <w:top w:w="30" w:type="dxa"/>
              <w:left w:w="50" w:type="dxa"/>
              <w:bottom w:w="30" w:type="dxa"/>
              <w:right w:w="50" w:type="dxa"/>
            </w:tcMar>
          </w:tcPr>
          <w:p w14:paraId="3122A494" w14:textId="77777777" w:rsidR="00A415AE" w:rsidRPr="00040147" w:rsidRDefault="00AC457B">
            <w:pPr>
              <w:jc w:val="center"/>
            </w:pPr>
            <w:r w:rsidRPr="00040147">
              <w:rPr>
                <w:sz w:val="18"/>
                <w:szCs w:val="18"/>
              </w:rPr>
              <w:t>90</w:t>
            </w:r>
          </w:p>
        </w:tc>
        <w:tc>
          <w:tcPr>
            <w:tcW w:w="1400" w:type="dxa"/>
            <w:tcBorders>
              <w:top w:val="single" w:sz="8" w:space="0" w:color="000000"/>
            </w:tcBorders>
            <w:tcMar>
              <w:top w:w="30" w:type="dxa"/>
              <w:left w:w="50" w:type="dxa"/>
              <w:bottom w:w="30" w:type="dxa"/>
              <w:right w:w="50" w:type="dxa"/>
            </w:tcMar>
          </w:tcPr>
          <w:p w14:paraId="19109FC5" w14:textId="77777777" w:rsidR="00A415AE" w:rsidRPr="00040147" w:rsidRDefault="00AC457B">
            <w:pPr>
              <w:jc w:val="center"/>
            </w:pPr>
            <w:r w:rsidRPr="00040147">
              <w:rPr>
                <w:sz w:val="18"/>
                <w:szCs w:val="18"/>
              </w:rPr>
              <w:t>1601</w:t>
            </w:r>
          </w:p>
        </w:tc>
        <w:tc>
          <w:tcPr>
            <w:tcW w:w="1600" w:type="dxa"/>
            <w:tcBorders>
              <w:top w:val="single" w:sz="8" w:space="0" w:color="000000"/>
            </w:tcBorders>
            <w:tcMar>
              <w:top w:w="30" w:type="dxa"/>
              <w:left w:w="50" w:type="dxa"/>
              <w:bottom w:w="30" w:type="dxa"/>
              <w:right w:w="50" w:type="dxa"/>
            </w:tcMar>
          </w:tcPr>
          <w:p w14:paraId="2DCDFACF" w14:textId="77777777" w:rsidR="00A415AE" w:rsidRPr="00040147" w:rsidRDefault="00AC457B">
            <w:pPr>
              <w:jc w:val="center"/>
            </w:pPr>
            <w:r w:rsidRPr="00040147">
              <w:rPr>
                <w:sz w:val="18"/>
                <w:szCs w:val="18"/>
              </w:rPr>
              <w:t>2841</w:t>
            </w:r>
          </w:p>
        </w:tc>
        <w:tc>
          <w:tcPr>
            <w:tcW w:w="1500" w:type="dxa"/>
            <w:tcBorders>
              <w:top w:val="single" w:sz="8" w:space="0" w:color="000000"/>
            </w:tcBorders>
            <w:tcMar>
              <w:top w:w="30" w:type="dxa"/>
              <w:left w:w="50" w:type="dxa"/>
              <w:bottom w:w="30" w:type="dxa"/>
              <w:right w:w="50" w:type="dxa"/>
            </w:tcMar>
          </w:tcPr>
          <w:p w14:paraId="521B95CD" w14:textId="77777777" w:rsidR="00A415AE" w:rsidRPr="00040147" w:rsidRDefault="00AC457B">
            <w:pPr>
              <w:jc w:val="center"/>
            </w:pPr>
            <w:r w:rsidRPr="00040147">
              <w:rPr>
                <w:sz w:val="18"/>
                <w:szCs w:val="18"/>
              </w:rPr>
              <w:t>77</w:t>
            </w:r>
          </w:p>
        </w:tc>
        <w:tc>
          <w:tcPr>
            <w:tcW w:w="1860" w:type="dxa"/>
            <w:tcBorders>
              <w:top w:val="single" w:sz="8" w:space="0" w:color="000000"/>
            </w:tcBorders>
            <w:tcMar>
              <w:top w:w="30" w:type="dxa"/>
              <w:left w:w="50" w:type="dxa"/>
              <w:bottom w:w="30" w:type="dxa"/>
              <w:right w:w="50" w:type="dxa"/>
            </w:tcMar>
          </w:tcPr>
          <w:p w14:paraId="074EBD52" w14:textId="77777777" w:rsidR="00A415AE" w:rsidRPr="00040147" w:rsidRDefault="00AC457B">
            <w:pPr>
              <w:jc w:val="center"/>
            </w:pPr>
            <w:r w:rsidRPr="00040147">
              <w:rPr>
                <w:sz w:val="18"/>
                <w:szCs w:val="18"/>
              </w:rPr>
              <w:t>11</w:t>
            </w:r>
          </w:p>
        </w:tc>
      </w:tr>
      <w:tr w:rsidR="00A415AE" w:rsidRPr="00040147" w14:paraId="74D5B742" w14:textId="77777777" w:rsidTr="005168FF">
        <w:trPr>
          <w:cantSplit/>
        </w:trPr>
        <w:tc>
          <w:tcPr>
            <w:tcW w:w="700" w:type="dxa"/>
            <w:tcMar>
              <w:top w:w="30" w:type="dxa"/>
              <w:left w:w="50" w:type="dxa"/>
              <w:bottom w:w="30" w:type="dxa"/>
              <w:right w:w="50" w:type="dxa"/>
            </w:tcMar>
          </w:tcPr>
          <w:p w14:paraId="076B0F07" w14:textId="77777777" w:rsidR="00A415AE" w:rsidRPr="00040147" w:rsidRDefault="00AC457B">
            <w:pPr>
              <w:jc w:val="center"/>
            </w:pPr>
            <w:r w:rsidRPr="00040147">
              <w:rPr>
                <w:sz w:val="18"/>
                <w:szCs w:val="18"/>
              </w:rPr>
              <w:t>120</w:t>
            </w:r>
          </w:p>
        </w:tc>
        <w:tc>
          <w:tcPr>
            <w:tcW w:w="1300" w:type="dxa"/>
            <w:tcMar>
              <w:top w:w="30" w:type="dxa"/>
              <w:left w:w="50" w:type="dxa"/>
              <w:bottom w:w="30" w:type="dxa"/>
              <w:right w:w="50" w:type="dxa"/>
            </w:tcMar>
          </w:tcPr>
          <w:p w14:paraId="312C4441" w14:textId="77777777" w:rsidR="00A415AE" w:rsidRPr="00040147" w:rsidRDefault="00AC457B">
            <w:pPr>
              <w:jc w:val="center"/>
            </w:pPr>
            <w:r w:rsidRPr="00040147">
              <w:rPr>
                <w:sz w:val="18"/>
                <w:szCs w:val="18"/>
              </w:rPr>
              <w:t>0.2492</w:t>
            </w:r>
          </w:p>
        </w:tc>
        <w:tc>
          <w:tcPr>
            <w:tcW w:w="1000" w:type="dxa"/>
            <w:tcMar>
              <w:top w:w="30" w:type="dxa"/>
              <w:left w:w="50" w:type="dxa"/>
              <w:bottom w:w="30" w:type="dxa"/>
              <w:right w:w="50" w:type="dxa"/>
            </w:tcMar>
          </w:tcPr>
          <w:p w14:paraId="0A433ABF" w14:textId="77777777" w:rsidR="00A415AE" w:rsidRPr="00040147" w:rsidRDefault="00AC457B">
            <w:pPr>
              <w:jc w:val="center"/>
            </w:pPr>
            <w:r w:rsidRPr="00040147">
              <w:rPr>
                <w:sz w:val="18"/>
                <w:szCs w:val="18"/>
              </w:rPr>
              <w:t>120</w:t>
            </w:r>
          </w:p>
        </w:tc>
        <w:tc>
          <w:tcPr>
            <w:tcW w:w="1400" w:type="dxa"/>
            <w:tcMar>
              <w:top w:w="30" w:type="dxa"/>
              <w:left w:w="50" w:type="dxa"/>
              <w:bottom w:w="30" w:type="dxa"/>
              <w:right w:w="50" w:type="dxa"/>
            </w:tcMar>
          </w:tcPr>
          <w:p w14:paraId="50316FA7" w14:textId="77777777" w:rsidR="00A415AE" w:rsidRPr="00040147" w:rsidRDefault="00AC457B">
            <w:pPr>
              <w:jc w:val="center"/>
            </w:pPr>
            <w:r w:rsidRPr="00040147">
              <w:rPr>
                <w:sz w:val="18"/>
                <w:szCs w:val="18"/>
              </w:rPr>
              <w:t>1135</w:t>
            </w:r>
          </w:p>
        </w:tc>
        <w:tc>
          <w:tcPr>
            <w:tcW w:w="1600" w:type="dxa"/>
            <w:tcMar>
              <w:top w:w="30" w:type="dxa"/>
              <w:left w:w="50" w:type="dxa"/>
              <w:bottom w:w="30" w:type="dxa"/>
              <w:right w:w="50" w:type="dxa"/>
            </w:tcMar>
          </w:tcPr>
          <w:p w14:paraId="13953156" w14:textId="77777777" w:rsidR="00A415AE" w:rsidRPr="00040147" w:rsidRDefault="00AC457B">
            <w:pPr>
              <w:jc w:val="center"/>
            </w:pPr>
            <w:r w:rsidRPr="00040147">
              <w:rPr>
                <w:sz w:val="18"/>
                <w:szCs w:val="18"/>
              </w:rPr>
              <w:t>3309</w:t>
            </w:r>
          </w:p>
        </w:tc>
        <w:tc>
          <w:tcPr>
            <w:tcW w:w="1500" w:type="dxa"/>
            <w:tcMar>
              <w:top w:w="30" w:type="dxa"/>
              <w:left w:w="50" w:type="dxa"/>
              <w:bottom w:w="30" w:type="dxa"/>
              <w:right w:w="50" w:type="dxa"/>
            </w:tcMar>
          </w:tcPr>
          <w:p w14:paraId="5D9277A6" w14:textId="77777777" w:rsidR="00A415AE" w:rsidRPr="00040147" w:rsidRDefault="00AC457B">
            <w:pPr>
              <w:jc w:val="center"/>
            </w:pPr>
            <w:r w:rsidRPr="00040147">
              <w:rPr>
                <w:sz w:val="18"/>
                <w:szCs w:val="18"/>
              </w:rPr>
              <w:t>75</w:t>
            </w:r>
          </w:p>
        </w:tc>
        <w:tc>
          <w:tcPr>
            <w:tcW w:w="1860" w:type="dxa"/>
            <w:tcMar>
              <w:top w:w="30" w:type="dxa"/>
              <w:left w:w="50" w:type="dxa"/>
              <w:bottom w:w="30" w:type="dxa"/>
              <w:right w:w="50" w:type="dxa"/>
            </w:tcMar>
          </w:tcPr>
          <w:p w14:paraId="5704F91D" w14:textId="77777777" w:rsidR="00A415AE" w:rsidRPr="00040147" w:rsidRDefault="00AC457B">
            <w:pPr>
              <w:jc w:val="center"/>
            </w:pPr>
            <w:r w:rsidRPr="00040147">
              <w:rPr>
                <w:sz w:val="18"/>
                <w:szCs w:val="18"/>
              </w:rPr>
              <w:t>25</w:t>
            </w:r>
          </w:p>
        </w:tc>
      </w:tr>
      <w:tr w:rsidR="00A415AE" w:rsidRPr="00040147" w14:paraId="2119D540" w14:textId="77777777" w:rsidTr="005168FF">
        <w:trPr>
          <w:cantSplit/>
        </w:trPr>
        <w:tc>
          <w:tcPr>
            <w:tcW w:w="700" w:type="dxa"/>
            <w:tcMar>
              <w:top w:w="30" w:type="dxa"/>
              <w:left w:w="50" w:type="dxa"/>
              <w:bottom w:w="30" w:type="dxa"/>
              <w:right w:w="50" w:type="dxa"/>
            </w:tcMar>
          </w:tcPr>
          <w:p w14:paraId="45E44421" w14:textId="77777777" w:rsidR="00A415AE" w:rsidRPr="00040147" w:rsidRDefault="00AC457B">
            <w:pPr>
              <w:jc w:val="center"/>
            </w:pPr>
            <w:r w:rsidRPr="00040147">
              <w:rPr>
                <w:sz w:val="18"/>
                <w:szCs w:val="18"/>
              </w:rPr>
              <w:t>160</w:t>
            </w:r>
          </w:p>
        </w:tc>
        <w:tc>
          <w:tcPr>
            <w:tcW w:w="1300" w:type="dxa"/>
            <w:tcMar>
              <w:top w:w="30" w:type="dxa"/>
              <w:left w:w="50" w:type="dxa"/>
              <w:bottom w:w="30" w:type="dxa"/>
              <w:right w:w="50" w:type="dxa"/>
            </w:tcMar>
          </w:tcPr>
          <w:p w14:paraId="61168838" w14:textId="77777777" w:rsidR="00A415AE" w:rsidRPr="00040147" w:rsidRDefault="00AC457B">
            <w:pPr>
              <w:jc w:val="center"/>
            </w:pPr>
            <w:r w:rsidRPr="00040147">
              <w:rPr>
                <w:sz w:val="18"/>
                <w:szCs w:val="18"/>
              </w:rPr>
              <w:t>0.2916</w:t>
            </w:r>
          </w:p>
        </w:tc>
        <w:tc>
          <w:tcPr>
            <w:tcW w:w="1000" w:type="dxa"/>
            <w:tcMar>
              <w:top w:w="30" w:type="dxa"/>
              <w:left w:w="50" w:type="dxa"/>
              <w:bottom w:w="30" w:type="dxa"/>
              <w:right w:w="50" w:type="dxa"/>
            </w:tcMar>
          </w:tcPr>
          <w:p w14:paraId="3874AB34" w14:textId="77777777" w:rsidR="00A415AE" w:rsidRPr="00040147" w:rsidRDefault="00AC457B">
            <w:pPr>
              <w:jc w:val="center"/>
            </w:pPr>
            <w:r w:rsidRPr="00040147">
              <w:rPr>
                <w:sz w:val="18"/>
                <w:szCs w:val="18"/>
              </w:rPr>
              <w:t>160</w:t>
            </w:r>
          </w:p>
        </w:tc>
        <w:tc>
          <w:tcPr>
            <w:tcW w:w="1400" w:type="dxa"/>
            <w:tcMar>
              <w:top w:w="30" w:type="dxa"/>
              <w:left w:w="50" w:type="dxa"/>
              <w:bottom w:w="30" w:type="dxa"/>
              <w:right w:w="50" w:type="dxa"/>
            </w:tcMar>
          </w:tcPr>
          <w:p w14:paraId="6ED8C214" w14:textId="77777777" w:rsidR="00A415AE" w:rsidRPr="00040147" w:rsidRDefault="00AC457B">
            <w:pPr>
              <w:jc w:val="center"/>
            </w:pPr>
            <w:r w:rsidRPr="00040147">
              <w:rPr>
                <w:sz w:val="18"/>
                <w:szCs w:val="18"/>
              </w:rPr>
              <w:t>1275</w:t>
            </w:r>
          </w:p>
        </w:tc>
        <w:tc>
          <w:tcPr>
            <w:tcW w:w="1600" w:type="dxa"/>
            <w:tcMar>
              <w:top w:w="30" w:type="dxa"/>
              <w:left w:w="50" w:type="dxa"/>
              <w:bottom w:w="30" w:type="dxa"/>
              <w:right w:w="50" w:type="dxa"/>
            </w:tcMar>
          </w:tcPr>
          <w:p w14:paraId="0C9A7174" w14:textId="77777777" w:rsidR="00A415AE" w:rsidRPr="00040147" w:rsidRDefault="00AC457B">
            <w:pPr>
              <w:jc w:val="center"/>
            </w:pPr>
            <w:r w:rsidRPr="00040147">
              <w:rPr>
                <w:sz w:val="18"/>
                <w:szCs w:val="18"/>
              </w:rPr>
              <w:t>3178</w:t>
            </w:r>
          </w:p>
        </w:tc>
        <w:tc>
          <w:tcPr>
            <w:tcW w:w="1500" w:type="dxa"/>
            <w:tcMar>
              <w:top w:w="30" w:type="dxa"/>
              <w:left w:w="50" w:type="dxa"/>
              <w:bottom w:w="30" w:type="dxa"/>
              <w:right w:w="50" w:type="dxa"/>
            </w:tcMar>
          </w:tcPr>
          <w:p w14:paraId="1BFF301B" w14:textId="77777777" w:rsidR="00A415AE" w:rsidRPr="00040147" w:rsidRDefault="00AC457B">
            <w:pPr>
              <w:jc w:val="center"/>
            </w:pPr>
            <w:r w:rsidRPr="00040147">
              <w:rPr>
                <w:sz w:val="18"/>
                <w:szCs w:val="18"/>
              </w:rPr>
              <w:t>66</w:t>
            </w:r>
          </w:p>
        </w:tc>
        <w:tc>
          <w:tcPr>
            <w:tcW w:w="1860" w:type="dxa"/>
            <w:tcMar>
              <w:top w:w="30" w:type="dxa"/>
              <w:left w:w="50" w:type="dxa"/>
              <w:bottom w:w="30" w:type="dxa"/>
              <w:right w:w="50" w:type="dxa"/>
            </w:tcMar>
          </w:tcPr>
          <w:p w14:paraId="27E541CB" w14:textId="77777777" w:rsidR="00A415AE" w:rsidRPr="00040147" w:rsidRDefault="00AC457B">
            <w:pPr>
              <w:jc w:val="center"/>
            </w:pPr>
            <w:r w:rsidRPr="00040147">
              <w:rPr>
                <w:sz w:val="18"/>
                <w:szCs w:val="18"/>
              </w:rPr>
              <w:t>59</w:t>
            </w:r>
          </w:p>
        </w:tc>
      </w:tr>
      <w:tr w:rsidR="00A415AE" w:rsidRPr="00040147" w14:paraId="5E754FA7" w14:textId="77777777" w:rsidTr="005168FF">
        <w:trPr>
          <w:cantSplit/>
        </w:trPr>
        <w:tc>
          <w:tcPr>
            <w:tcW w:w="700" w:type="dxa"/>
            <w:tcMar>
              <w:top w:w="30" w:type="dxa"/>
              <w:left w:w="50" w:type="dxa"/>
              <w:bottom w:w="30" w:type="dxa"/>
              <w:right w:w="50" w:type="dxa"/>
            </w:tcMar>
          </w:tcPr>
          <w:p w14:paraId="7716BD2E" w14:textId="77777777" w:rsidR="00A415AE" w:rsidRPr="00040147" w:rsidRDefault="00AC457B">
            <w:pPr>
              <w:jc w:val="center"/>
            </w:pPr>
            <w:r w:rsidRPr="00040147">
              <w:rPr>
                <w:sz w:val="18"/>
                <w:szCs w:val="18"/>
              </w:rPr>
              <w:t>200</w:t>
            </w:r>
          </w:p>
        </w:tc>
        <w:tc>
          <w:tcPr>
            <w:tcW w:w="1300" w:type="dxa"/>
            <w:tcMar>
              <w:top w:w="30" w:type="dxa"/>
              <w:left w:w="50" w:type="dxa"/>
              <w:bottom w:w="30" w:type="dxa"/>
              <w:right w:w="50" w:type="dxa"/>
            </w:tcMar>
          </w:tcPr>
          <w:p w14:paraId="3E64921C" w14:textId="77777777" w:rsidR="00A415AE" w:rsidRPr="00040147" w:rsidRDefault="00AC457B">
            <w:pPr>
              <w:jc w:val="center"/>
            </w:pPr>
            <w:r w:rsidRPr="00040147">
              <w:rPr>
                <w:sz w:val="18"/>
                <w:szCs w:val="18"/>
              </w:rPr>
              <w:t>0.2733</w:t>
            </w:r>
          </w:p>
        </w:tc>
        <w:tc>
          <w:tcPr>
            <w:tcW w:w="1000" w:type="dxa"/>
            <w:tcMar>
              <w:top w:w="30" w:type="dxa"/>
              <w:left w:w="50" w:type="dxa"/>
              <w:bottom w:w="30" w:type="dxa"/>
              <w:right w:w="50" w:type="dxa"/>
            </w:tcMar>
          </w:tcPr>
          <w:p w14:paraId="33461483" w14:textId="77777777" w:rsidR="00A415AE" w:rsidRPr="00040147" w:rsidRDefault="00AC457B">
            <w:pPr>
              <w:jc w:val="center"/>
            </w:pPr>
            <w:r w:rsidRPr="00040147">
              <w:rPr>
                <w:sz w:val="18"/>
                <w:szCs w:val="18"/>
              </w:rPr>
              <w:t>200</w:t>
            </w:r>
          </w:p>
        </w:tc>
        <w:tc>
          <w:tcPr>
            <w:tcW w:w="1400" w:type="dxa"/>
            <w:tcMar>
              <w:top w:w="30" w:type="dxa"/>
              <w:left w:w="50" w:type="dxa"/>
              <w:bottom w:w="30" w:type="dxa"/>
              <w:right w:w="50" w:type="dxa"/>
            </w:tcMar>
          </w:tcPr>
          <w:p w14:paraId="228DC55A" w14:textId="77777777" w:rsidR="00A415AE" w:rsidRPr="00040147" w:rsidRDefault="00AC457B">
            <w:pPr>
              <w:jc w:val="center"/>
            </w:pPr>
            <w:r w:rsidRPr="00040147">
              <w:rPr>
                <w:sz w:val="18"/>
                <w:szCs w:val="18"/>
              </w:rPr>
              <w:t>702</w:t>
            </w:r>
          </w:p>
        </w:tc>
        <w:tc>
          <w:tcPr>
            <w:tcW w:w="1600" w:type="dxa"/>
            <w:tcMar>
              <w:top w:w="30" w:type="dxa"/>
              <w:left w:w="50" w:type="dxa"/>
              <w:bottom w:w="30" w:type="dxa"/>
              <w:right w:w="50" w:type="dxa"/>
            </w:tcMar>
          </w:tcPr>
          <w:p w14:paraId="33D8C66B" w14:textId="77777777" w:rsidR="00A415AE" w:rsidRPr="00040147" w:rsidRDefault="00AC457B">
            <w:pPr>
              <w:jc w:val="center"/>
            </w:pPr>
            <w:r w:rsidRPr="00040147">
              <w:rPr>
                <w:sz w:val="18"/>
                <w:szCs w:val="18"/>
              </w:rPr>
              <w:t>3752</w:t>
            </w:r>
          </w:p>
        </w:tc>
        <w:tc>
          <w:tcPr>
            <w:tcW w:w="1500" w:type="dxa"/>
            <w:tcMar>
              <w:top w:w="30" w:type="dxa"/>
              <w:left w:w="50" w:type="dxa"/>
              <w:bottom w:w="30" w:type="dxa"/>
              <w:right w:w="50" w:type="dxa"/>
            </w:tcMar>
          </w:tcPr>
          <w:p w14:paraId="1E40BD9B" w14:textId="77777777" w:rsidR="00A415AE" w:rsidRPr="00040147" w:rsidRDefault="00AC457B">
            <w:pPr>
              <w:jc w:val="center"/>
            </w:pPr>
            <w:r w:rsidRPr="00040147">
              <w:rPr>
                <w:sz w:val="18"/>
                <w:szCs w:val="18"/>
              </w:rPr>
              <w:t>65</w:t>
            </w:r>
          </w:p>
        </w:tc>
        <w:tc>
          <w:tcPr>
            <w:tcW w:w="1860" w:type="dxa"/>
            <w:tcMar>
              <w:top w:w="30" w:type="dxa"/>
              <w:left w:w="50" w:type="dxa"/>
              <w:bottom w:w="30" w:type="dxa"/>
              <w:right w:w="50" w:type="dxa"/>
            </w:tcMar>
          </w:tcPr>
          <w:p w14:paraId="34B6A8C5" w14:textId="77777777" w:rsidR="00A415AE" w:rsidRPr="00040147" w:rsidRDefault="00AC457B">
            <w:pPr>
              <w:jc w:val="center"/>
            </w:pPr>
            <w:r w:rsidRPr="00040147">
              <w:rPr>
                <w:sz w:val="18"/>
                <w:szCs w:val="18"/>
              </w:rPr>
              <w:t>85</w:t>
            </w:r>
          </w:p>
        </w:tc>
      </w:tr>
      <w:tr w:rsidR="00A415AE" w:rsidRPr="00040147" w14:paraId="4BD89F66" w14:textId="77777777" w:rsidTr="005168FF">
        <w:trPr>
          <w:cantSplit/>
        </w:trPr>
        <w:tc>
          <w:tcPr>
            <w:tcW w:w="700" w:type="dxa"/>
            <w:tcMar>
              <w:top w:w="30" w:type="dxa"/>
              <w:left w:w="50" w:type="dxa"/>
              <w:bottom w:w="30" w:type="dxa"/>
              <w:right w:w="50" w:type="dxa"/>
            </w:tcMar>
          </w:tcPr>
          <w:p w14:paraId="557D9B73" w14:textId="77777777" w:rsidR="00A415AE" w:rsidRPr="00040147" w:rsidRDefault="00AC457B">
            <w:pPr>
              <w:jc w:val="center"/>
            </w:pPr>
            <w:r w:rsidRPr="00040147">
              <w:rPr>
                <w:sz w:val="18"/>
                <w:szCs w:val="18"/>
              </w:rPr>
              <w:t>240</w:t>
            </w:r>
          </w:p>
        </w:tc>
        <w:tc>
          <w:tcPr>
            <w:tcW w:w="1300" w:type="dxa"/>
            <w:tcMar>
              <w:top w:w="30" w:type="dxa"/>
              <w:left w:w="50" w:type="dxa"/>
              <w:bottom w:w="30" w:type="dxa"/>
              <w:right w:w="50" w:type="dxa"/>
            </w:tcMar>
          </w:tcPr>
          <w:p w14:paraId="4EC16630" w14:textId="77777777" w:rsidR="00A415AE" w:rsidRPr="00040147" w:rsidRDefault="00AC457B">
            <w:pPr>
              <w:jc w:val="center"/>
            </w:pPr>
            <w:r w:rsidRPr="00040147">
              <w:rPr>
                <w:sz w:val="18"/>
                <w:szCs w:val="18"/>
              </w:rPr>
              <w:t>0.3015</w:t>
            </w:r>
          </w:p>
        </w:tc>
        <w:tc>
          <w:tcPr>
            <w:tcW w:w="1000" w:type="dxa"/>
            <w:tcMar>
              <w:top w:w="30" w:type="dxa"/>
              <w:left w:w="50" w:type="dxa"/>
              <w:bottom w:w="30" w:type="dxa"/>
              <w:right w:w="50" w:type="dxa"/>
            </w:tcMar>
          </w:tcPr>
          <w:p w14:paraId="6C7A305A" w14:textId="77777777" w:rsidR="00A415AE" w:rsidRPr="00040147" w:rsidRDefault="00AC457B">
            <w:pPr>
              <w:jc w:val="center"/>
            </w:pPr>
            <w:r w:rsidRPr="00040147">
              <w:rPr>
                <w:sz w:val="18"/>
                <w:szCs w:val="18"/>
              </w:rPr>
              <w:t>239</w:t>
            </w:r>
          </w:p>
        </w:tc>
        <w:tc>
          <w:tcPr>
            <w:tcW w:w="1400" w:type="dxa"/>
            <w:tcMar>
              <w:top w:w="30" w:type="dxa"/>
              <w:left w:w="50" w:type="dxa"/>
              <w:bottom w:w="30" w:type="dxa"/>
              <w:right w:w="50" w:type="dxa"/>
            </w:tcMar>
          </w:tcPr>
          <w:p w14:paraId="269DE2A2" w14:textId="77777777" w:rsidR="00A415AE" w:rsidRPr="00040147" w:rsidRDefault="00AC457B">
            <w:pPr>
              <w:jc w:val="center"/>
            </w:pPr>
            <w:r w:rsidRPr="00040147">
              <w:rPr>
                <w:sz w:val="18"/>
                <w:szCs w:val="18"/>
              </w:rPr>
              <w:t>837</w:t>
            </w:r>
          </w:p>
        </w:tc>
        <w:tc>
          <w:tcPr>
            <w:tcW w:w="1600" w:type="dxa"/>
            <w:tcMar>
              <w:top w:w="30" w:type="dxa"/>
              <w:left w:w="50" w:type="dxa"/>
              <w:bottom w:w="30" w:type="dxa"/>
              <w:right w:w="50" w:type="dxa"/>
            </w:tcMar>
          </w:tcPr>
          <w:p w14:paraId="120C3719" w14:textId="77777777" w:rsidR="00A415AE" w:rsidRPr="00040147" w:rsidRDefault="00AC457B">
            <w:pPr>
              <w:jc w:val="center"/>
            </w:pPr>
            <w:r w:rsidRPr="00040147">
              <w:rPr>
                <w:sz w:val="18"/>
                <w:szCs w:val="18"/>
              </w:rPr>
              <w:t>3614</w:t>
            </w:r>
          </w:p>
        </w:tc>
        <w:tc>
          <w:tcPr>
            <w:tcW w:w="1500" w:type="dxa"/>
            <w:tcMar>
              <w:top w:w="30" w:type="dxa"/>
              <w:left w:w="50" w:type="dxa"/>
              <w:bottom w:w="30" w:type="dxa"/>
              <w:right w:w="50" w:type="dxa"/>
            </w:tcMar>
          </w:tcPr>
          <w:p w14:paraId="79AA702D" w14:textId="77777777" w:rsidR="00A415AE" w:rsidRPr="00040147" w:rsidRDefault="00AC457B">
            <w:pPr>
              <w:jc w:val="center"/>
            </w:pPr>
            <w:r w:rsidRPr="00040147">
              <w:rPr>
                <w:sz w:val="18"/>
                <w:szCs w:val="18"/>
              </w:rPr>
              <w:t>68</w:t>
            </w:r>
          </w:p>
        </w:tc>
        <w:tc>
          <w:tcPr>
            <w:tcW w:w="1860" w:type="dxa"/>
            <w:tcMar>
              <w:top w:w="30" w:type="dxa"/>
              <w:left w:w="50" w:type="dxa"/>
              <w:bottom w:w="30" w:type="dxa"/>
              <w:right w:w="50" w:type="dxa"/>
            </w:tcMar>
          </w:tcPr>
          <w:p w14:paraId="1A9E7419" w14:textId="77777777" w:rsidR="00A415AE" w:rsidRPr="00040147" w:rsidRDefault="00AC457B">
            <w:pPr>
              <w:jc w:val="center"/>
            </w:pPr>
            <w:r w:rsidRPr="00040147">
              <w:rPr>
                <w:sz w:val="18"/>
                <w:szCs w:val="18"/>
              </w:rPr>
              <w:t>129</w:t>
            </w:r>
          </w:p>
        </w:tc>
      </w:tr>
      <w:tr w:rsidR="00A415AE" w:rsidRPr="00040147" w14:paraId="43D308A7" w14:textId="77777777" w:rsidTr="005168FF">
        <w:trPr>
          <w:cantSplit/>
        </w:trPr>
        <w:tc>
          <w:tcPr>
            <w:tcW w:w="700" w:type="dxa"/>
            <w:tcMar>
              <w:top w:w="30" w:type="dxa"/>
              <w:left w:w="50" w:type="dxa"/>
              <w:bottom w:w="30" w:type="dxa"/>
              <w:right w:w="50" w:type="dxa"/>
            </w:tcMar>
          </w:tcPr>
          <w:p w14:paraId="5067EE5C" w14:textId="77777777" w:rsidR="00A415AE" w:rsidRPr="00040147" w:rsidRDefault="00AC457B">
            <w:pPr>
              <w:jc w:val="center"/>
            </w:pPr>
            <w:r w:rsidRPr="00040147">
              <w:rPr>
                <w:sz w:val="18"/>
                <w:szCs w:val="18"/>
              </w:rPr>
              <w:t>288</w:t>
            </w:r>
          </w:p>
        </w:tc>
        <w:tc>
          <w:tcPr>
            <w:tcW w:w="1300" w:type="dxa"/>
            <w:tcMar>
              <w:top w:w="30" w:type="dxa"/>
              <w:left w:w="50" w:type="dxa"/>
              <w:bottom w:w="30" w:type="dxa"/>
              <w:right w:w="50" w:type="dxa"/>
            </w:tcMar>
          </w:tcPr>
          <w:p w14:paraId="3E302540" w14:textId="77777777" w:rsidR="00A415AE" w:rsidRPr="00040147" w:rsidRDefault="00AC457B">
            <w:pPr>
              <w:jc w:val="center"/>
            </w:pPr>
            <w:r w:rsidRPr="00040147">
              <w:rPr>
                <w:sz w:val="18"/>
                <w:szCs w:val="18"/>
              </w:rPr>
              <w:t>0.3242</w:t>
            </w:r>
          </w:p>
        </w:tc>
        <w:tc>
          <w:tcPr>
            <w:tcW w:w="1000" w:type="dxa"/>
            <w:tcMar>
              <w:top w:w="30" w:type="dxa"/>
              <w:left w:w="50" w:type="dxa"/>
              <w:bottom w:w="30" w:type="dxa"/>
              <w:right w:w="50" w:type="dxa"/>
            </w:tcMar>
          </w:tcPr>
          <w:p w14:paraId="5811DC52" w14:textId="77777777" w:rsidR="00A415AE" w:rsidRPr="00040147" w:rsidRDefault="00AC457B">
            <w:pPr>
              <w:jc w:val="center"/>
            </w:pPr>
            <w:r w:rsidRPr="00040147">
              <w:rPr>
                <w:sz w:val="18"/>
                <w:szCs w:val="18"/>
              </w:rPr>
              <w:t>287</w:t>
            </w:r>
          </w:p>
        </w:tc>
        <w:tc>
          <w:tcPr>
            <w:tcW w:w="1400" w:type="dxa"/>
            <w:tcMar>
              <w:top w:w="30" w:type="dxa"/>
              <w:left w:w="50" w:type="dxa"/>
              <w:bottom w:w="30" w:type="dxa"/>
              <w:right w:w="50" w:type="dxa"/>
            </w:tcMar>
          </w:tcPr>
          <w:p w14:paraId="403E07FC" w14:textId="77777777" w:rsidR="00A415AE" w:rsidRPr="00040147" w:rsidRDefault="00AC457B">
            <w:pPr>
              <w:jc w:val="center"/>
            </w:pPr>
            <w:r w:rsidRPr="00040147">
              <w:rPr>
                <w:sz w:val="18"/>
                <w:szCs w:val="18"/>
              </w:rPr>
              <w:t>578</w:t>
            </w:r>
          </w:p>
        </w:tc>
        <w:tc>
          <w:tcPr>
            <w:tcW w:w="1600" w:type="dxa"/>
            <w:tcMar>
              <w:top w:w="30" w:type="dxa"/>
              <w:left w:w="50" w:type="dxa"/>
              <w:bottom w:w="30" w:type="dxa"/>
              <w:right w:w="50" w:type="dxa"/>
            </w:tcMar>
          </w:tcPr>
          <w:p w14:paraId="26C5325A" w14:textId="77777777" w:rsidR="00A415AE" w:rsidRPr="00040147" w:rsidRDefault="00AC457B">
            <w:pPr>
              <w:jc w:val="center"/>
            </w:pPr>
            <w:r w:rsidRPr="00040147">
              <w:rPr>
                <w:sz w:val="18"/>
                <w:szCs w:val="18"/>
              </w:rPr>
              <w:t>3880</w:t>
            </w:r>
          </w:p>
        </w:tc>
        <w:tc>
          <w:tcPr>
            <w:tcW w:w="1500" w:type="dxa"/>
            <w:tcMar>
              <w:top w:w="30" w:type="dxa"/>
              <w:left w:w="50" w:type="dxa"/>
              <w:bottom w:w="30" w:type="dxa"/>
              <w:right w:w="50" w:type="dxa"/>
            </w:tcMar>
          </w:tcPr>
          <w:p w14:paraId="76297E6F" w14:textId="77777777" w:rsidR="00A415AE" w:rsidRPr="00040147" w:rsidRDefault="00AC457B">
            <w:pPr>
              <w:jc w:val="center"/>
            </w:pPr>
            <w:r w:rsidRPr="00040147">
              <w:rPr>
                <w:sz w:val="18"/>
                <w:szCs w:val="18"/>
              </w:rPr>
              <w:t>61</w:t>
            </w:r>
          </w:p>
        </w:tc>
        <w:tc>
          <w:tcPr>
            <w:tcW w:w="1860" w:type="dxa"/>
            <w:tcMar>
              <w:top w:w="30" w:type="dxa"/>
              <w:left w:w="50" w:type="dxa"/>
              <w:bottom w:w="30" w:type="dxa"/>
              <w:right w:w="50" w:type="dxa"/>
            </w:tcMar>
          </w:tcPr>
          <w:p w14:paraId="30E45D10" w14:textId="77777777" w:rsidR="00A415AE" w:rsidRPr="00040147" w:rsidRDefault="00AC457B">
            <w:pPr>
              <w:jc w:val="center"/>
            </w:pPr>
            <w:r w:rsidRPr="00040147">
              <w:rPr>
                <w:sz w:val="18"/>
                <w:szCs w:val="18"/>
              </w:rPr>
              <w:t>180</w:t>
            </w:r>
          </w:p>
        </w:tc>
      </w:tr>
    </w:tbl>
    <w:p w14:paraId="11FFC058" w14:textId="77777777" w:rsidR="00A415AE" w:rsidRPr="00040147" w:rsidRDefault="00AC457B" w:rsidP="00E25A14">
      <w:pPr>
        <w:spacing w:beforeLines="100" w:before="240" w:line="360" w:lineRule="auto"/>
        <w:ind w:firstLine="482"/>
        <w:jc w:val="both"/>
      </w:pPr>
      <w:r w:rsidRPr="00040147">
        <w:t>k=288</w:t>
      </w:r>
      <w:r w:rsidRPr="00040147">
        <w:t>的轮廓系数最高（</w:t>
      </w:r>
      <w:r w:rsidRPr="00040147">
        <w:t>0.3242</w:t>
      </w:r>
      <w:r w:rsidRPr="00040147">
        <w:t>），但小</w:t>
      </w:r>
      <w:proofErr w:type="gramStart"/>
      <w:r w:rsidRPr="00040147">
        <w:t>簇数量</w:t>
      </w:r>
      <w:proofErr w:type="gramEnd"/>
      <w:r w:rsidRPr="00040147">
        <w:t>多达</w:t>
      </w:r>
      <w:r w:rsidRPr="00040147">
        <w:t>180</w:t>
      </w:r>
      <w:r w:rsidRPr="00040147">
        <w:t>个，导致主题体系碎片化，</w:t>
      </w:r>
      <w:proofErr w:type="spellStart"/>
      <w:r w:rsidRPr="00040147">
        <w:t>multi_class</w:t>
      </w:r>
      <w:proofErr w:type="spellEnd"/>
      <w:r w:rsidRPr="00040147">
        <w:t>样本高达</w:t>
      </w:r>
      <w:r w:rsidRPr="00040147">
        <w:t>3880</w:t>
      </w:r>
      <w:r w:rsidRPr="00040147">
        <w:t>，人工复核压力明显增加。</w:t>
      </w:r>
      <w:r w:rsidRPr="00040147">
        <w:t>k=90</w:t>
      </w:r>
      <w:r w:rsidRPr="00040147">
        <w:t>的下游结果较稳定，</w:t>
      </w:r>
      <w:r w:rsidRPr="00040147">
        <w:t>assigned=1601</w:t>
      </w:r>
      <w:r w:rsidRPr="00040147">
        <w:t>且</w:t>
      </w:r>
      <w:proofErr w:type="spellStart"/>
      <w:r w:rsidRPr="00040147">
        <w:t>multi_class</w:t>
      </w:r>
      <w:proofErr w:type="spellEnd"/>
      <w:r w:rsidRPr="00040147">
        <w:t>=2841</w:t>
      </w:r>
      <w:r w:rsidRPr="00040147">
        <w:t>为全方案最低，但主题细分不足。经综合比较，</w:t>
      </w:r>
      <w:r w:rsidRPr="00040147">
        <w:t>k=160</w:t>
      </w:r>
      <w:r w:rsidRPr="00040147">
        <w:t>在聚类质量（轮廓系数</w:t>
      </w:r>
      <w:r w:rsidRPr="00040147">
        <w:t>0.2916</w:t>
      </w:r>
      <w:r w:rsidRPr="00040147">
        <w:t>）、主题细粒度（</w:t>
      </w:r>
      <w:r w:rsidRPr="00040147">
        <w:t>160</w:t>
      </w:r>
      <w:r w:rsidRPr="00040147">
        <w:t>个主题原型）和下游分类可判别性之间取得了较好平衡，本文最终选取</w:t>
      </w:r>
      <w:r w:rsidRPr="00040147">
        <w:t>k=160</w:t>
      </w:r>
      <w:r w:rsidRPr="00040147">
        <w:t>作为主题原型数量。</w:t>
      </w:r>
    </w:p>
    <w:p w14:paraId="1B82A2FF" w14:textId="77777777" w:rsidR="007D4870" w:rsidRDefault="00AC457B">
      <w:r>
        <w:rPr>
          <w:rFonts w:ascii="宋体" w:hAnsi="宋体"/>
          <w:sz w:val="21"/>
        </w:rPr>
        <w:t>需要说明的是，表2中的下游分类结果用于比较不同k在相同基础边界策略下的相对表现，并非最终提交的分类结果。本文在确定k=160后，进一步引入主题族归并、同族候选消</w:t>
      </w:r>
      <w:proofErr w:type="gramStart"/>
      <w:r>
        <w:rPr>
          <w:rFonts w:ascii="宋体" w:hAnsi="宋体"/>
          <w:sz w:val="21"/>
        </w:rPr>
        <w:t>歧</w:t>
      </w:r>
      <w:proofErr w:type="gramEnd"/>
      <w:r>
        <w:rPr>
          <w:rFonts w:ascii="宋体" w:hAnsi="宋体"/>
          <w:sz w:val="21"/>
        </w:rPr>
        <w:t>和规则证据修正，得到最终问题二结果：assigned=3159、</w:t>
      </w:r>
      <w:proofErr w:type="spellStart"/>
      <w:r>
        <w:rPr>
          <w:rFonts w:ascii="宋体" w:hAnsi="宋体"/>
          <w:sz w:val="21"/>
        </w:rPr>
        <w:t>multi_class</w:t>
      </w:r>
      <w:proofErr w:type="spellEnd"/>
      <w:r>
        <w:rPr>
          <w:rFonts w:ascii="宋体" w:hAnsi="宋体"/>
          <w:sz w:val="21"/>
        </w:rPr>
        <w:t>=1294、unclassifiable=66。</w:t>
      </w:r>
    </w:p>
    <w:p w14:paraId="7DB3DEDC" w14:textId="77777777" w:rsidR="00A415AE" w:rsidRPr="00040147" w:rsidRDefault="00AC457B">
      <w:pPr>
        <w:pStyle w:val="2"/>
        <w:spacing w:line="360" w:lineRule="auto"/>
      </w:pPr>
      <w:bookmarkStart w:id="622" w:name="_Toc229322471"/>
      <w:r w:rsidRPr="00040147">
        <w:t xml:space="preserve">5.6 </w:t>
      </w:r>
      <w:r w:rsidRPr="00040147">
        <w:t>主题族归并</w:t>
      </w:r>
      <w:bookmarkEnd w:id="622"/>
    </w:p>
    <w:p w14:paraId="78799009" w14:textId="77777777" w:rsidR="00A415AE" w:rsidRPr="00040147" w:rsidRDefault="00AC457B">
      <w:pPr>
        <w:spacing w:line="360" w:lineRule="auto"/>
        <w:ind w:firstLine="480"/>
        <w:jc w:val="both"/>
      </w:pPr>
      <w:r>
        <w:t>聚类得到的</w:t>
      </w:r>
      <w:r>
        <w:t>160</w:t>
      </w:r>
      <w:r>
        <w:t>个细粒度主题原型并不直接等同于最终的业务分类。本文进一步依据主题关键词、代表文档标题和内容领域规则，将细粒度主题映射到可解释的内容主题族。最终形成</w:t>
      </w:r>
      <w:r>
        <w:t>14</w:t>
      </w:r>
      <w:r>
        <w:t>个内容主题类别，包括：教育科研与学术文献类、政府治理与公共管理类、财政金融与宏观经济类、医药卫生与药品类、科技专利与标准规范类、资源环境与城市建设类、企业投资与房地产类、文化旅游与居民消费类、工业交通与能源通信类、农业农村与土地资源类、人口就业与社会保障类、对外贸易与国际经济类、地区民生与收入消费类、综合内容待判别类。这一步骤将</w:t>
      </w:r>
      <w:r>
        <w:t>“</w:t>
      </w:r>
      <w:r>
        <w:t>关键词驱动的细粒度聚类</w:t>
      </w:r>
      <w:r>
        <w:t>”</w:t>
      </w:r>
      <w:r>
        <w:t>转化为</w:t>
      </w:r>
      <w:r>
        <w:t>“</w:t>
      </w:r>
      <w:r>
        <w:t>领域知识驱动的内容主题归类</w:t>
      </w:r>
      <w:r>
        <w:t>”</w:t>
      </w:r>
      <w:r>
        <w:t>，使主题体系具备了业务可解释性和分类可操作性。主题原型与主题族归并结构如图</w:t>
      </w:r>
      <w:r>
        <w:t>9</w:t>
      </w:r>
      <w:r>
        <w:t>所示。</w:t>
      </w:r>
    </w:p>
    <w:p w14:paraId="6A979BAF" w14:textId="77777777" w:rsidR="00A415AE" w:rsidRPr="00040147" w:rsidRDefault="00AC457B">
      <w:pPr>
        <w:spacing w:after="200" w:line="400" w:lineRule="auto"/>
        <w:jc w:val="center"/>
      </w:pPr>
      <w:r>
        <w:t>数据集</w:t>
      </w:r>
      <w:r>
        <w:t>1</w:t>
      </w:r>
      <w:r>
        <w:t>主题发现结果分布如图</w:t>
      </w:r>
      <w:r>
        <w:t>8</w:t>
      </w:r>
      <w:r>
        <w:t>所示，该图展示了最终</w:t>
      </w:r>
      <w:r>
        <w:t>k=160</w:t>
      </w:r>
      <w:r>
        <w:t>主题原型归并后的主要主题族规模。</w:t>
      </w:r>
    </w:p>
    <w:p w14:paraId="553C7080" w14:textId="77777777" w:rsidR="00A415AE" w:rsidRPr="00040147" w:rsidRDefault="00AC457B">
      <w:pPr>
        <w:spacing w:before="160" w:after="60"/>
        <w:jc w:val="center"/>
      </w:pPr>
      <w:r>
        <w:rPr>
          <w:noProof/>
        </w:rPr>
        <w:lastRenderedPageBreak/>
        <w:drawing>
          <wp:inline distT="0" distB="0" distL="0" distR="0" wp14:anchorId="47AC0E52" wp14:editId="40D53544">
            <wp:extent cx="5714266" cy="2838329"/>
            <wp:effectExtent l="0" t="0" r="1270" b="635"/>
            <wp:docPr id="8" name="04_dataset1_topic_family_distribution" descr="04_dataset1_topic_famil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rotWithShape="1">
                    <a:blip r:embed="rId20"/>
                    <a:srcRect t="7972"/>
                    <a:stretch>
                      <a:fillRect/>
                    </a:stretch>
                  </pic:blipFill>
                  <pic:spPr bwMode="auto">
                    <a:xfrm>
                      <a:off x="0" y="0"/>
                      <a:ext cx="5715000" cy="2838693"/>
                    </a:xfrm>
                    <a:prstGeom prst="rect">
                      <a:avLst/>
                    </a:prstGeom>
                    <a:ln>
                      <a:noFill/>
                    </a:ln>
                    <a:extLst>
                      <a:ext uri="{53640926-AAD7-44D8-BBD7-CCE9431645EC}">
                        <a14:shadowObscured xmlns:a14="http://schemas.microsoft.com/office/drawing/2010/main"/>
                      </a:ext>
                    </a:extLst>
                  </pic:spPr>
                </pic:pic>
              </a:graphicData>
            </a:graphic>
          </wp:inline>
        </w:drawing>
      </w:r>
    </w:p>
    <w:p w14:paraId="0AB4B5DF" w14:textId="77777777" w:rsidR="00A415AE" w:rsidRPr="00040147" w:rsidRDefault="00AC457B">
      <w:pPr>
        <w:spacing w:before="60" w:after="200" w:line="280" w:lineRule="auto"/>
        <w:jc w:val="center"/>
        <w:rPr>
          <w:sz w:val="21"/>
          <w:szCs w:val="21"/>
          <w:rPrChange w:id="623" w:author="冰 李" w:date="2026-05-10T14:02:00Z" w16du:dateUtc="2026-05-10T06:02:00Z">
            <w:rPr>
              <w:rFonts w:ascii="宋体" w:hAnsi="宋体"/>
              <w:sz w:val="21"/>
              <w:szCs w:val="21"/>
            </w:rPr>
          </w:rPrChange>
        </w:rPr>
      </w:pPr>
      <w:r>
        <w:t>图</w:t>
      </w:r>
      <w:r>
        <w:t xml:space="preserve">8 </w:t>
      </w:r>
      <w:r>
        <w:t>数据集</w:t>
      </w:r>
      <w:r>
        <w:t>1</w:t>
      </w:r>
      <w:r>
        <w:t>主题发现结果分布</w:t>
      </w:r>
    </w:p>
    <w:p w14:paraId="51B1D78B" w14:textId="41233B08" w:rsidR="00A415AE" w:rsidRPr="00040147" w:rsidRDefault="00AC457B">
      <w:pPr>
        <w:spacing w:before="160" w:after="60"/>
        <w:jc w:val="center"/>
      </w:pPr>
      <w:del w:id="624" w:author="冠林 徐" w:date="2026-05-10T20:38:00Z" w16du:dateUtc="2026-05-10T12:38:00Z">
        <w:r w:rsidRPr="00040147" w:rsidDel="008D2295">
          <w:rPr>
            <w:noProof/>
          </w:rPr>
          <w:drawing>
            <wp:inline distT="0" distB="0" distL="0" distR="0" wp14:anchorId="0F00B501" wp14:editId="117766F3">
              <wp:extent cx="5622290" cy="2426164"/>
              <wp:effectExtent l="0" t="0" r="0" b="0"/>
              <wp:docPr id="9" name="fig07_topic_family.png" descr="图7 主题原型与主题族归并示意图" title="图7 主题原型与主题族归并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8439" b="14887"/>
                      <a:stretch>
                        <a:fillRect/>
                      </a:stretch>
                    </pic:blipFill>
                    <pic:spPr bwMode="auto">
                      <a:xfrm>
                        <a:off x="0" y="0"/>
                        <a:ext cx="5623560" cy="2426712"/>
                      </a:xfrm>
                      <a:prstGeom prst="rect">
                        <a:avLst/>
                      </a:prstGeom>
                      <a:ln>
                        <a:noFill/>
                      </a:ln>
                      <a:extLst>
                        <a:ext uri="{53640926-AAD7-44D8-BBD7-CCE9431645EC}">
                          <a14:shadowObscured xmlns:a14="http://schemas.microsoft.com/office/drawing/2010/main"/>
                        </a:ext>
                      </a:extLst>
                    </pic:spPr>
                  </pic:pic>
                </a:graphicData>
              </a:graphic>
            </wp:inline>
          </w:drawing>
        </w:r>
      </w:del>
      <w:ins w:id="625" w:author="冠林 徐" w:date="2026-05-10T20:38:00Z" w16du:dateUtc="2026-05-10T12:38:00Z">
        <w:r w:rsidR="008D2295">
          <w:rPr>
            <w:noProof/>
          </w:rPr>
          <w:drawing>
            <wp:inline distT="0" distB="0" distL="0" distR="0" wp14:anchorId="2FC1B185" wp14:editId="58D5AFFB">
              <wp:extent cx="5732145" cy="2455545"/>
              <wp:effectExtent l="0" t="0" r="1905" b="1905"/>
              <wp:docPr id="2969023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145" cy="2455545"/>
                      </a:xfrm>
                      <a:prstGeom prst="rect">
                        <a:avLst/>
                      </a:prstGeom>
                      <a:noFill/>
                      <a:ln>
                        <a:noFill/>
                      </a:ln>
                    </pic:spPr>
                  </pic:pic>
                </a:graphicData>
              </a:graphic>
            </wp:inline>
          </w:drawing>
        </w:r>
      </w:ins>
    </w:p>
    <w:p w14:paraId="2EA6DDCB" w14:textId="77777777" w:rsidR="00A415AE" w:rsidRPr="00040147" w:rsidRDefault="00AC457B">
      <w:pPr>
        <w:spacing w:before="60" w:after="200" w:line="280" w:lineRule="auto"/>
        <w:jc w:val="center"/>
        <w:rPr>
          <w:sz w:val="21"/>
          <w:szCs w:val="21"/>
          <w:rPrChange w:id="626" w:author="冰 李" w:date="2026-05-10T14:02:00Z" w16du:dateUtc="2026-05-10T06:02:00Z">
            <w:rPr>
              <w:rFonts w:ascii="宋体" w:hAnsi="宋体"/>
              <w:sz w:val="21"/>
              <w:szCs w:val="21"/>
            </w:rPr>
          </w:rPrChange>
        </w:rPr>
      </w:pPr>
      <w:r>
        <w:t>图</w:t>
      </w:r>
      <w:r>
        <w:t xml:space="preserve">9 </w:t>
      </w:r>
      <w:r>
        <w:t>主题原型与主题族归并示意图</w:t>
      </w:r>
    </w:p>
    <w:p w14:paraId="5297769B" w14:textId="77777777" w:rsidR="00A415AE" w:rsidRPr="00040147" w:rsidRDefault="00AC457B">
      <w:pPr>
        <w:spacing w:line="360" w:lineRule="auto"/>
        <w:ind w:firstLine="480"/>
        <w:jc w:val="both"/>
      </w:pPr>
      <w:r w:rsidRPr="00040147">
        <w:t>问题</w:t>
      </w:r>
      <w:proofErr w:type="gramStart"/>
      <w:r w:rsidRPr="00040147">
        <w:t>一</w:t>
      </w:r>
      <w:proofErr w:type="gramEnd"/>
      <w:r w:rsidRPr="00040147">
        <w:t>最终结果为：参与主题发现的文档共</w:t>
      </w:r>
      <w:r w:rsidRPr="00040147">
        <w:t>3133</w:t>
      </w:r>
      <w:r w:rsidRPr="00040147">
        <w:t>条，覆盖率</w:t>
      </w:r>
      <w:r w:rsidRPr="00040147">
        <w:t>0.9226</w:t>
      </w:r>
      <w:r w:rsidRPr="00040147">
        <w:t>，主题原型数量</w:t>
      </w:r>
      <w:r w:rsidRPr="00040147">
        <w:t>160</w:t>
      </w:r>
      <w:r w:rsidRPr="00040147">
        <w:t>个，轮廓系数</w:t>
      </w:r>
      <w:r w:rsidRPr="00040147">
        <w:t>0.2916</w:t>
      </w:r>
      <w:r w:rsidRPr="00040147">
        <w:t>。该主题体系作为问题二新文件归类的原型基础。</w:t>
      </w:r>
    </w:p>
    <w:p w14:paraId="17AE0B8D" w14:textId="77777777" w:rsidR="00A415AE" w:rsidRPr="00040147" w:rsidRDefault="00AC457B">
      <w:pPr>
        <w:pStyle w:val="1"/>
        <w:spacing w:line="360" w:lineRule="auto"/>
      </w:pPr>
      <w:bookmarkStart w:id="627" w:name="_Toc229322472"/>
      <w:r w:rsidRPr="00040147">
        <w:t xml:space="preserve">6 </w:t>
      </w:r>
      <w:r w:rsidRPr="00040147">
        <w:t>问题二：新文件归类模型</w:t>
      </w:r>
      <w:bookmarkEnd w:id="627"/>
    </w:p>
    <w:p w14:paraId="0AFDE1A3" w14:textId="77777777" w:rsidR="00A415AE" w:rsidRPr="00040147" w:rsidRDefault="00AC457B">
      <w:pPr>
        <w:pStyle w:val="2"/>
        <w:spacing w:line="360" w:lineRule="auto"/>
      </w:pPr>
      <w:bookmarkStart w:id="628" w:name="_Toc229322473"/>
      <w:r w:rsidRPr="00040147">
        <w:t xml:space="preserve">6.1 </w:t>
      </w:r>
      <w:r w:rsidRPr="00040147">
        <w:t>建模目标</w:t>
      </w:r>
      <w:bookmarkEnd w:id="628"/>
    </w:p>
    <w:p w14:paraId="48C5F3A5" w14:textId="77777777" w:rsidR="00A415AE" w:rsidRPr="00040147" w:rsidRDefault="00AC457B">
      <w:pPr>
        <w:spacing w:line="360" w:lineRule="auto"/>
        <w:ind w:firstLine="480"/>
        <w:jc w:val="both"/>
      </w:pPr>
      <w:r w:rsidRPr="00040147">
        <w:t>问题二的目标是将问题</w:t>
      </w:r>
      <w:proofErr w:type="gramStart"/>
      <w:r w:rsidRPr="00040147">
        <w:t>一</w:t>
      </w:r>
      <w:proofErr w:type="gramEnd"/>
      <w:r w:rsidRPr="00040147">
        <w:t>得到的</w:t>
      </w:r>
      <w:r w:rsidRPr="00040147">
        <w:t>160</w:t>
      </w:r>
      <w:r w:rsidRPr="00040147">
        <w:t>个主题原型和</w:t>
      </w:r>
      <w:r w:rsidRPr="00040147">
        <w:t>14</w:t>
      </w:r>
      <w:r w:rsidRPr="00040147">
        <w:t>个内容主题族迁移到数据集</w:t>
      </w:r>
      <w:r w:rsidRPr="00040147">
        <w:t>2</w:t>
      </w:r>
      <w:r w:rsidRPr="00040147">
        <w:t>（</w:t>
      </w:r>
      <w:r w:rsidRPr="00040147">
        <w:t>1001</w:t>
      </w:r>
      <w:r w:rsidRPr="00040147">
        <w:t>条半结构化记录）和数据集</w:t>
      </w:r>
      <w:r w:rsidRPr="00040147">
        <w:t>3</w:t>
      </w:r>
      <w:r w:rsidRPr="00040147">
        <w:t>（</w:t>
      </w:r>
      <w:r w:rsidRPr="00040147">
        <w:t>3518</w:t>
      </w:r>
      <w:r w:rsidRPr="00040147">
        <w:t>条匿名记录），对新文件进行可解释归类，同时识别分类边界模糊的样本。</w:t>
      </w:r>
    </w:p>
    <w:p w14:paraId="6D20DB14" w14:textId="77777777" w:rsidR="00A415AE" w:rsidRPr="00040147" w:rsidRDefault="00AC457B">
      <w:pPr>
        <w:pStyle w:val="2"/>
        <w:spacing w:line="360" w:lineRule="auto"/>
      </w:pPr>
      <w:bookmarkStart w:id="629" w:name="_Toc229322474"/>
      <w:r w:rsidRPr="00040147">
        <w:lastRenderedPageBreak/>
        <w:t xml:space="preserve">6.2 </w:t>
      </w:r>
      <w:r w:rsidRPr="00040147">
        <w:t>主题词典构建</w:t>
      </w:r>
      <w:bookmarkEnd w:id="629"/>
    </w:p>
    <w:p w14:paraId="20817BD0" w14:textId="77777777" w:rsidR="00A415AE" w:rsidRPr="00040147" w:rsidRDefault="00AC457B">
      <w:pPr>
        <w:spacing w:line="360" w:lineRule="auto"/>
        <w:ind w:firstLine="480"/>
        <w:jc w:val="both"/>
      </w:pPr>
      <w:r w:rsidRPr="00040147">
        <w:t>每个主题原型维护一个主题词典，包含该类的高频关键词、代表性文档和领域规则词。主题词典为后续相似度计算提供两种证据来源：一是语义层面的向量相似度，二是关键词层面的词典匹配度。这种双层证据结构使得分类结果既可以被自动化计算，又可以被人工阅读和理解。</w:t>
      </w:r>
    </w:p>
    <w:p w14:paraId="2277A39F" w14:textId="77777777" w:rsidR="00A415AE" w:rsidRPr="00040147" w:rsidRDefault="00AC457B">
      <w:pPr>
        <w:pStyle w:val="2"/>
        <w:spacing w:line="360" w:lineRule="auto"/>
      </w:pPr>
      <w:bookmarkStart w:id="630" w:name="_Toc229322475"/>
      <w:r w:rsidRPr="00040147">
        <w:t xml:space="preserve">6.3 </w:t>
      </w:r>
      <w:r w:rsidRPr="00040147">
        <w:t>字段加权相似度模型</w:t>
      </w:r>
      <w:bookmarkEnd w:id="630"/>
    </w:p>
    <w:p w14:paraId="62CCC20F" w14:textId="77777777" w:rsidR="00A415AE" w:rsidRPr="00040147" w:rsidRDefault="00AC457B">
      <w:pPr>
        <w:spacing w:line="360" w:lineRule="auto"/>
        <w:ind w:firstLine="480"/>
        <w:jc w:val="both"/>
      </w:pPr>
      <w:r>
        <w:t>针对数据集</w:t>
      </w:r>
      <w:r>
        <w:t>2</w:t>
      </w:r>
      <w:r>
        <w:t>字段残缺和数据集</w:t>
      </w:r>
      <w:r>
        <w:t>3</w:t>
      </w:r>
      <w:r>
        <w:t>匿名化的特点，本文构造了字段加权融合的相似度模型。不简单丢弃缺失字段，而是对标题、正文片段、表格文本和</w:t>
      </w:r>
      <w:r>
        <w:t>OCR</w:t>
      </w:r>
      <w:r>
        <w:t>文本分别计算主题相似度，再按字段信息量加权融合。缺失字段不参与加权，从而降低字段缺失对分类结果的影响。字段加权相似度分类模型如图</w:t>
      </w:r>
      <w:r>
        <w:t>10</w:t>
      </w:r>
      <w:r>
        <w:t>所示。</w:t>
      </w:r>
    </w:p>
    <w:p w14:paraId="643D953C" w14:textId="77777777" w:rsidR="00A415AE" w:rsidRPr="00040147" w:rsidRDefault="00AC457B">
      <w:pPr>
        <w:spacing w:before="100" w:after="100" w:line="360" w:lineRule="auto"/>
        <w:jc w:val="center"/>
      </w:pPr>
      <w:proofErr w:type="spellStart"/>
      <w:r w:rsidRPr="00040147">
        <w:rPr>
          <w:i/>
          <w:iCs/>
          <w:sz w:val="22"/>
          <w:szCs w:val="22"/>
        </w:rPr>
        <w:t>s_ik</w:t>
      </w:r>
      <w:proofErr w:type="spellEnd"/>
      <w:r w:rsidRPr="00040147">
        <w:rPr>
          <w:i/>
          <w:iCs/>
          <w:sz w:val="22"/>
          <w:szCs w:val="22"/>
        </w:rPr>
        <w:t xml:space="preserve"> = (0.75 + 0.25·m_i) · Σ(f</w:t>
      </w:r>
      <w:r w:rsidRPr="00040147">
        <w:rPr>
          <w:rFonts w:ascii="Cambria Math" w:hAnsi="Cambria Math" w:cs="Cambria Math" w:hint="eastAsia"/>
          <w:i/>
          <w:iCs/>
          <w:sz w:val="22"/>
          <w:szCs w:val="22"/>
          <w:rPrChange w:id="631" w:author="冰 李" w:date="2026-05-10T14:02:00Z" w16du:dateUtc="2026-05-10T06:02:00Z">
            <w:rPr>
              <w:rFonts w:hint="eastAsia"/>
              <w:i/>
              <w:iCs/>
              <w:sz w:val="22"/>
              <w:szCs w:val="22"/>
            </w:rPr>
          </w:rPrChange>
        </w:rPr>
        <w:t>∈</w:t>
      </w:r>
      <w:proofErr w:type="spellStart"/>
      <w:r w:rsidRPr="00040147">
        <w:rPr>
          <w:i/>
          <w:iCs/>
          <w:sz w:val="22"/>
          <w:szCs w:val="22"/>
        </w:rPr>
        <w:t>F_i</w:t>
      </w:r>
      <w:proofErr w:type="spellEnd"/>
      <w:r w:rsidRPr="00040147">
        <w:rPr>
          <w:i/>
          <w:iCs/>
          <w:sz w:val="22"/>
          <w:szCs w:val="22"/>
        </w:rPr>
        <w:t xml:space="preserve">) </w:t>
      </w:r>
      <w:proofErr w:type="spellStart"/>
      <w:r w:rsidRPr="00040147">
        <w:rPr>
          <w:i/>
          <w:iCs/>
          <w:sz w:val="22"/>
          <w:szCs w:val="22"/>
        </w:rPr>
        <w:t>ω_f</w:t>
      </w:r>
      <w:proofErr w:type="spellEnd"/>
      <w:r w:rsidRPr="00040147">
        <w:rPr>
          <w:i/>
          <w:iCs/>
          <w:sz w:val="22"/>
          <w:szCs w:val="22"/>
        </w:rPr>
        <w:t xml:space="preserve"> · [cos(</w:t>
      </w:r>
      <w:proofErr w:type="spellStart"/>
      <w:r w:rsidRPr="00040147">
        <w:rPr>
          <w:i/>
          <w:iCs/>
          <w:sz w:val="22"/>
          <w:szCs w:val="22"/>
        </w:rPr>
        <w:t>z_if</w:t>
      </w:r>
      <w:proofErr w:type="spellEnd"/>
      <w:r w:rsidRPr="00040147">
        <w:rPr>
          <w:i/>
          <w:iCs/>
          <w:sz w:val="22"/>
          <w:szCs w:val="22"/>
        </w:rPr>
        <w:t xml:space="preserve">, </w:t>
      </w:r>
      <w:proofErr w:type="spellStart"/>
      <w:r w:rsidRPr="00040147">
        <w:rPr>
          <w:i/>
          <w:iCs/>
          <w:sz w:val="22"/>
          <w:szCs w:val="22"/>
        </w:rPr>
        <w:t>μ_k</w:t>
      </w:r>
      <w:proofErr w:type="spellEnd"/>
      <w:r w:rsidRPr="00040147">
        <w:rPr>
          <w:i/>
          <w:iCs/>
          <w:sz w:val="22"/>
          <w:szCs w:val="22"/>
        </w:rPr>
        <w:t xml:space="preserve">) + γ · </w:t>
      </w:r>
      <w:proofErr w:type="spellStart"/>
      <w:r w:rsidRPr="00040147">
        <w:rPr>
          <w:i/>
          <w:iCs/>
          <w:sz w:val="22"/>
          <w:szCs w:val="22"/>
        </w:rPr>
        <w:t>q_ifk</w:t>
      </w:r>
      <w:proofErr w:type="spellEnd"/>
      <w:r w:rsidRPr="00040147">
        <w:rPr>
          <w:i/>
          <w:iCs/>
          <w:sz w:val="22"/>
          <w:szCs w:val="22"/>
        </w:rPr>
        <w:t>]</w:t>
      </w:r>
    </w:p>
    <w:p w14:paraId="29930C32" w14:textId="77777777" w:rsidR="00A415AE" w:rsidRPr="00040147" w:rsidRDefault="00AC457B">
      <w:pPr>
        <w:spacing w:line="360" w:lineRule="auto"/>
        <w:ind w:firstLine="480"/>
        <w:jc w:val="both"/>
      </w:pPr>
      <w:r>
        <w:rPr>
          <w:rFonts w:ascii="宋体" w:hAnsi="宋体"/>
          <w:sz w:val="21"/>
        </w:rPr>
        <w:t>其中，</w:t>
      </w:r>
      <w:proofErr w:type="spellStart"/>
      <w:r>
        <w:rPr>
          <w:rFonts w:ascii="宋体" w:hAnsi="宋体"/>
          <w:sz w:val="21"/>
        </w:rPr>
        <w:t>F_i</w:t>
      </w:r>
      <w:proofErr w:type="spellEnd"/>
      <w:r>
        <w:rPr>
          <w:rFonts w:ascii="宋体" w:hAnsi="宋体"/>
          <w:sz w:val="21"/>
        </w:rPr>
        <w:t>为文档</w:t>
      </w:r>
      <w:proofErr w:type="spellStart"/>
      <w:r>
        <w:rPr>
          <w:rFonts w:ascii="宋体" w:hAnsi="宋体"/>
          <w:sz w:val="21"/>
        </w:rPr>
        <w:t>d_i</w:t>
      </w:r>
      <w:proofErr w:type="spellEnd"/>
      <w:r>
        <w:rPr>
          <w:rFonts w:ascii="宋体" w:hAnsi="宋体"/>
          <w:sz w:val="21"/>
        </w:rPr>
        <w:t>中可用的字段集合，包括title、</w:t>
      </w:r>
      <w:proofErr w:type="spellStart"/>
      <w:r>
        <w:rPr>
          <w:rFonts w:ascii="宋体" w:hAnsi="宋体"/>
          <w:sz w:val="21"/>
        </w:rPr>
        <w:t>time_info</w:t>
      </w:r>
      <w:proofErr w:type="spellEnd"/>
      <w:r>
        <w:rPr>
          <w:rFonts w:ascii="宋体" w:hAnsi="宋体"/>
          <w:sz w:val="21"/>
        </w:rPr>
        <w:t>、</w:t>
      </w:r>
      <w:proofErr w:type="spellStart"/>
      <w:r>
        <w:rPr>
          <w:rFonts w:ascii="宋体" w:hAnsi="宋体"/>
          <w:sz w:val="21"/>
        </w:rPr>
        <w:t>clean_text</w:t>
      </w:r>
      <w:proofErr w:type="spellEnd"/>
      <w:r>
        <w:rPr>
          <w:rFonts w:ascii="宋体" w:hAnsi="宋体"/>
          <w:sz w:val="21"/>
        </w:rPr>
        <w:t>、</w:t>
      </w:r>
      <w:proofErr w:type="spellStart"/>
      <w:r>
        <w:rPr>
          <w:rFonts w:ascii="宋体" w:hAnsi="宋体"/>
          <w:sz w:val="21"/>
        </w:rPr>
        <w:t>table_text</w:t>
      </w:r>
      <w:proofErr w:type="spellEnd"/>
      <w:r>
        <w:rPr>
          <w:rFonts w:ascii="宋体" w:hAnsi="宋体"/>
          <w:sz w:val="21"/>
        </w:rPr>
        <w:t>和</w:t>
      </w:r>
      <w:proofErr w:type="spellStart"/>
      <w:r>
        <w:rPr>
          <w:rFonts w:ascii="宋体" w:hAnsi="宋体"/>
          <w:sz w:val="21"/>
        </w:rPr>
        <w:t>ocr_text</w:t>
      </w:r>
      <w:proofErr w:type="spellEnd"/>
      <w:r>
        <w:rPr>
          <w:rFonts w:ascii="宋体" w:hAnsi="宋体"/>
          <w:sz w:val="21"/>
        </w:rPr>
        <w:t>；</w:t>
      </w:r>
      <w:proofErr w:type="spellStart"/>
      <w:r>
        <w:rPr>
          <w:rFonts w:ascii="宋体" w:hAnsi="宋体"/>
          <w:sz w:val="21"/>
        </w:rPr>
        <w:t>z_if</w:t>
      </w:r>
      <w:proofErr w:type="spellEnd"/>
      <w:r>
        <w:rPr>
          <w:rFonts w:ascii="宋体" w:hAnsi="宋体"/>
          <w:sz w:val="21"/>
        </w:rPr>
        <w:t>为文档</w:t>
      </w:r>
      <w:proofErr w:type="spellStart"/>
      <w:r>
        <w:rPr>
          <w:rFonts w:ascii="宋体" w:hAnsi="宋体"/>
          <w:sz w:val="21"/>
        </w:rPr>
        <w:t>d_i</w:t>
      </w:r>
      <w:proofErr w:type="spellEnd"/>
      <w:r>
        <w:rPr>
          <w:rFonts w:ascii="宋体" w:hAnsi="宋体"/>
          <w:sz w:val="21"/>
        </w:rPr>
        <w:t>在字段f上</w:t>
      </w:r>
      <w:proofErr w:type="gramStart"/>
      <w:r>
        <w:rPr>
          <w:rFonts w:ascii="宋体" w:hAnsi="宋体"/>
          <w:sz w:val="21"/>
        </w:rPr>
        <w:t>的降维向量</w:t>
      </w:r>
      <w:proofErr w:type="gramEnd"/>
      <w:r>
        <w:rPr>
          <w:rFonts w:ascii="宋体" w:hAnsi="宋体"/>
          <w:sz w:val="21"/>
        </w:rPr>
        <w:t>；</w:t>
      </w:r>
      <w:proofErr w:type="spellStart"/>
      <w:r>
        <w:rPr>
          <w:rFonts w:ascii="宋体" w:hAnsi="宋体"/>
          <w:sz w:val="21"/>
        </w:rPr>
        <w:t>ω_f</w:t>
      </w:r>
      <w:proofErr w:type="spellEnd"/>
      <w:r>
        <w:rPr>
          <w:rFonts w:ascii="宋体" w:hAnsi="宋体"/>
          <w:sz w:val="21"/>
        </w:rPr>
        <w:t>为字段f的归一化权重；</w:t>
      </w:r>
      <w:proofErr w:type="spellStart"/>
      <w:r>
        <w:rPr>
          <w:rFonts w:ascii="宋体" w:hAnsi="宋体"/>
          <w:sz w:val="21"/>
        </w:rPr>
        <w:t>μ_k</w:t>
      </w:r>
      <w:proofErr w:type="spellEnd"/>
      <w:r>
        <w:rPr>
          <w:rFonts w:ascii="宋体" w:hAnsi="宋体"/>
          <w:sz w:val="21"/>
        </w:rPr>
        <w:t>为第k</w:t>
      </w:r>
      <w:proofErr w:type="gramStart"/>
      <w:r>
        <w:rPr>
          <w:rFonts w:ascii="宋体" w:hAnsi="宋体"/>
          <w:sz w:val="21"/>
        </w:rPr>
        <w:t>个</w:t>
      </w:r>
      <w:proofErr w:type="gramEnd"/>
      <w:r>
        <w:rPr>
          <w:rFonts w:ascii="宋体" w:hAnsi="宋体"/>
          <w:sz w:val="21"/>
        </w:rPr>
        <w:t>主题原型中心；</w:t>
      </w:r>
      <w:proofErr w:type="spellStart"/>
      <w:r>
        <w:rPr>
          <w:rFonts w:ascii="宋体" w:hAnsi="宋体"/>
          <w:sz w:val="21"/>
        </w:rPr>
        <w:t>q_ifk</w:t>
      </w:r>
      <w:proofErr w:type="spellEnd"/>
      <w:r>
        <w:rPr>
          <w:rFonts w:ascii="宋体" w:hAnsi="宋体"/>
          <w:sz w:val="21"/>
        </w:rPr>
        <w:t>为字段f与主题</w:t>
      </w:r>
      <w:proofErr w:type="spellStart"/>
      <w:r>
        <w:rPr>
          <w:rFonts w:ascii="宋体" w:hAnsi="宋体"/>
          <w:sz w:val="21"/>
        </w:rPr>
        <w:t>C_k</w:t>
      </w:r>
      <w:proofErr w:type="spellEnd"/>
      <w:r>
        <w:rPr>
          <w:rFonts w:ascii="宋体" w:hAnsi="宋体"/>
          <w:sz w:val="21"/>
        </w:rPr>
        <w:t>的关键词证据得分；γ为关键词证据调节系数；</w:t>
      </w:r>
      <w:proofErr w:type="spellStart"/>
      <w:r>
        <w:rPr>
          <w:rFonts w:ascii="宋体" w:hAnsi="宋体"/>
          <w:sz w:val="21"/>
        </w:rPr>
        <w:t>m_i</w:t>
      </w:r>
      <w:proofErr w:type="spellEnd"/>
      <w:r>
        <w:rPr>
          <w:rFonts w:ascii="宋体" w:hAnsi="宋体"/>
          <w:sz w:val="21"/>
        </w:rPr>
        <w:t>为文档字段完整度或有效信息覆盖率。实际代码中的原始字段权重为title=1.6、</w:t>
      </w:r>
      <w:proofErr w:type="spellStart"/>
      <w:r>
        <w:rPr>
          <w:rFonts w:ascii="宋体" w:hAnsi="宋体"/>
          <w:sz w:val="21"/>
        </w:rPr>
        <w:t>clean_text</w:t>
      </w:r>
      <w:proofErr w:type="spellEnd"/>
      <w:r>
        <w:rPr>
          <w:rFonts w:ascii="宋体" w:hAnsi="宋体"/>
          <w:sz w:val="21"/>
        </w:rPr>
        <w:t>=1.2、</w:t>
      </w:r>
      <w:proofErr w:type="spellStart"/>
      <w:r>
        <w:rPr>
          <w:rFonts w:ascii="宋体" w:hAnsi="宋体"/>
          <w:sz w:val="21"/>
        </w:rPr>
        <w:t>time_info</w:t>
      </w:r>
      <w:proofErr w:type="spellEnd"/>
      <w:r>
        <w:rPr>
          <w:rFonts w:ascii="宋体" w:hAnsi="宋体"/>
          <w:sz w:val="21"/>
        </w:rPr>
        <w:t>=1.0、</w:t>
      </w:r>
      <w:proofErr w:type="spellStart"/>
      <w:r>
        <w:rPr>
          <w:rFonts w:ascii="宋体" w:hAnsi="宋体"/>
          <w:sz w:val="21"/>
        </w:rPr>
        <w:t>table_text</w:t>
      </w:r>
      <w:proofErr w:type="spellEnd"/>
      <w:r>
        <w:rPr>
          <w:rFonts w:ascii="宋体" w:hAnsi="宋体"/>
          <w:sz w:val="21"/>
        </w:rPr>
        <w:t>=0.9、</w:t>
      </w:r>
      <w:proofErr w:type="spellStart"/>
      <w:r>
        <w:rPr>
          <w:rFonts w:ascii="宋体" w:hAnsi="宋体"/>
          <w:sz w:val="21"/>
        </w:rPr>
        <w:t>ocr_text</w:t>
      </w:r>
      <w:proofErr w:type="spellEnd"/>
      <w:r>
        <w:rPr>
          <w:rFonts w:ascii="宋体" w:hAnsi="宋体"/>
          <w:sz w:val="21"/>
        </w:rPr>
        <w:t>=0.8；当某一字段缺失时，该字段不进入求和，剩余字段权重在当前文档内重新归一化，以降低半结构化记录字段残缺带来的偏差。</w:t>
      </w:r>
    </w:p>
    <w:p w14:paraId="09479523" w14:textId="33D579FB" w:rsidR="00A415AE" w:rsidRPr="00040147" w:rsidRDefault="00AC457B">
      <w:pPr>
        <w:spacing w:before="160" w:after="60"/>
        <w:jc w:val="center"/>
      </w:pPr>
      <w:del w:id="632" w:author="冠林 徐" w:date="2026-05-10T20:27:00Z" w16du:dateUtc="2026-05-10T12:27:00Z">
        <w:r w:rsidRPr="00040147" w:rsidDel="00131B79">
          <w:rPr>
            <w:noProof/>
          </w:rPr>
          <w:drawing>
            <wp:inline distT="0" distB="0" distL="0" distR="0" wp14:anchorId="32C0B34D" wp14:editId="30E540B5">
              <wp:extent cx="5440680" cy="3022600"/>
              <wp:effectExtent l="0" t="0" r="0" b="0"/>
              <wp:docPr id="10" name="fig08_classification_structure.png" descr="图8 问题二分类结果结构" title="图8 问题二分类结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40680" cy="3022600"/>
                      </a:xfrm>
                      <a:prstGeom prst="rect">
                        <a:avLst/>
                      </a:prstGeom>
                    </pic:spPr>
                  </pic:pic>
                </a:graphicData>
              </a:graphic>
            </wp:inline>
          </w:drawing>
        </w:r>
      </w:del>
      <w:ins w:id="633" w:author="冠林 徐" w:date="2026-05-10T20:28:00Z" w16du:dateUtc="2026-05-10T12:28:00Z">
        <w:r w:rsidR="00131B79">
          <w:rPr>
            <w:noProof/>
          </w:rPr>
          <w:drawing>
            <wp:inline distT="0" distB="0" distL="0" distR="0" wp14:anchorId="4344E25C" wp14:editId="7BF29EF2">
              <wp:extent cx="5486135" cy="2388123"/>
              <wp:effectExtent l="0" t="0" r="635" b="0"/>
              <wp:docPr id="1107148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99" t="16607" r="1824"/>
                      <a:stretch>
                        <a:fillRect/>
                      </a:stretch>
                    </pic:blipFill>
                    <pic:spPr bwMode="auto">
                      <a:xfrm>
                        <a:off x="0" y="0"/>
                        <a:ext cx="5487658" cy="2388786"/>
                      </a:xfrm>
                      <a:prstGeom prst="rect">
                        <a:avLst/>
                      </a:prstGeom>
                      <a:noFill/>
                      <a:ln>
                        <a:noFill/>
                      </a:ln>
                      <a:extLst>
                        <a:ext uri="{53640926-AAD7-44D8-BBD7-CCE9431645EC}">
                          <a14:shadowObscured xmlns:a14="http://schemas.microsoft.com/office/drawing/2010/main"/>
                        </a:ext>
                      </a:extLst>
                    </pic:spPr>
                  </pic:pic>
                </a:graphicData>
              </a:graphic>
            </wp:inline>
          </w:drawing>
        </w:r>
      </w:ins>
    </w:p>
    <w:p w14:paraId="1A311152" w14:textId="77777777" w:rsidR="00A415AE" w:rsidRPr="00040147" w:rsidRDefault="00AC457B">
      <w:pPr>
        <w:spacing w:before="60" w:after="200" w:line="280" w:lineRule="auto"/>
        <w:jc w:val="center"/>
        <w:rPr>
          <w:sz w:val="21"/>
          <w:szCs w:val="21"/>
          <w:rPrChange w:id="634" w:author="冰 李" w:date="2026-05-10T14:02:00Z" w16du:dateUtc="2026-05-10T06:02:00Z">
            <w:rPr>
              <w:rFonts w:ascii="宋体" w:hAnsi="宋体"/>
              <w:sz w:val="21"/>
              <w:szCs w:val="21"/>
            </w:rPr>
          </w:rPrChange>
        </w:rPr>
      </w:pPr>
      <w:r>
        <w:t>图</w:t>
      </w:r>
      <w:r>
        <w:t xml:space="preserve">10 </w:t>
      </w:r>
      <w:r>
        <w:t>字段加权相似度分类模型示意图</w:t>
      </w:r>
    </w:p>
    <w:p w14:paraId="677233B4" w14:textId="77777777" w:rsidR="00A415AE" w:rsidRPr="00040147" w:rsidRDefault="00AC457B">
      <w:pPr>
        <w:pStyle w:val="2"/>
        <w:spacing w:line="360" w:lineRule="auto"/>
      </w:pPr>
      <w:bookmarkStart w:id="635" w:name="_Toc229322476"/>
      <w:r w:rsidRPr="00040147">
        <w:t xml:space="preserve">6.4 </w:t>
      </w:r>
      <w:r w:rsidRPr="00040147">
        <w:t>置信度与边界样本判别</w:t>
      </w:r>
      <w:bookmarkEnd w:id="635"/>
    </w:p>
    <w:p w14:paraId="23367415" w14:textId="77777777" w:rsidR="00A415AE" w:rsidRPr="00040147" w:rsidRDefault="00AC457B">
      <w:pPr>
        <w:spacing w:line="360" w:lineRule="auto"/>
        <w:ind w:firstLine="480"/>
        <w:jc w:val="both"/>
      </w:pPr>
      <w:r w:rsidRPr="00040147">
        <w:lastRenderedPageBreak/>
        <w:t>分类置信</w:t>
      </w:r>
      <w:proofErr w:type="gramStart"/>
      <w:r w:rsidRPr="00040147">
        <w:t>度采用</w:t>
      </w:r>
      <w:proofErr w:type="spellStart"/>
      <w:proofErr w:type="gramEnd"/>
      <w:r w:rsidRPr="00040147">
        <w:t>softmax</w:t>
      </w:r>
      <w:proofErr w:type="spellEnd"/>
      <w:r w:rsidRPr="00040147">
        <w:t>归一化计算：</w:t>
      </w:r>
    </w:p>
    <w:p w14:paraId="7B100E7C" w14:textId="77777777" w:rsidR="00A415AE" w:rsidRPr="00040147" w:rsidRDefault="00AC457B">
      <w:pPr>
        <w:spacing w:before="100" w:after="100" w:line="360" w:lineRule="auto"/>
        <w:jc w:val="center"/>
      </w:pPr>
      <w:proofErr w:type="spellStart"/>
      <w:r w:rsidRPr="00040147">
        <w:rPr>
          <w:i/>
          <w:iCs/>
        </w:rPr>
        <w:t>p_i</w:t>
      </w:r>
      <w:proofErr w:type="spellEnd"/>
      <w:r w:rsidRPr="00040147">
        <w:rPr>
          <w:i/>
          <w:iCs/>
        </w:rPr>
        <w:t xml:space="preserve"> = exp(s_i1) / Σ(j</w:t>
      </w:r>
      <w:r w:rsidRPr="00040147">
        <w:rPr>
          <w:rFonts w:ascii="Cambria Math" w:hAnsi="Cambria Math" w:cs="Cambria Math" w:hint="eastAsia"/>
          <w:i/>
          <w:iCs/>
          <w:rPrChange w:id="636" w:author="冰 李" w:date="2026-05-10T14:02:00Z" w16du:dateUtc="2026-05-10T06:02:00Z">
            <w:rPr>
              <w:rFonts w:hint="eastAsia"/>
              <w:i/>
              <w:iCs/>
            </w:rPr>
          </w:rPrChange>
        </w:rPr>
        <w:t>∈</w:t>
      </w:r>
      <w:proofErr w:type="spellStart"/>
      <w:r w:rsidRPr="00040147">
        <w:rPr>
          <w:i/>
          <w:iCs/>
        </w:rPr>
        <w:t>TopK</w:t>
      </w:r>
      <w:proofErr w:type="spellEnd"/>
      <w:r w:rsidRPr="00040147">
        <w:rPr>
          <w:i/>
          <w:iCs/>
        </w:rPr>
        <w:t>(</w:t>
      </w:r>
      <w:proofErr w:type="spellStart"/>
      <w:r w:rsidRPr="00040147">
        <w:rPr>
          <w:i/>
          <w:iCs/>
        </w:rPr>
        <w:t>i</w:t>
      </w:r>
      <w:proofErr w:type="spellEnd"/>
      <w:r w:rsidRPr="00040147">
        <w:rPr>
          <w:i/>
          <w:iCs/>
        </w:rPr>
        <w:t>)) exp(</w:t>
      </w:r>
      <w:proofErr w:type="spellStart"/>
      <w:r w:rsidRPr="00040147">
        <w:rPr>
          <w:i/>
          <w:iCs/>
        </w:rPr>
        <w:t>s_ij</w:t>
      </w:r>
      <w:proofErr w:type="spellEnd"/>
      <w:r w:rsidRPr="00040147">
        <w:rPr>
          <w:i/>
          <w:iCs/>
        </w:rPr>
        <w:t>)</w:t>
      </w:r>
    </w:p>
    <w:p w14:paraId="3208A87A" w14:textId="77777777" w:rsidR="00A415AE" w:rsidRPr="00040147" w:rsidRDefault="00AC457B">
      <w:pPr>
        <w:spacing w:line="360" w:lineRule="auto"/>
        <w:ind w:firstLine="480"/>
        <w:jc w:val="both"/>
      </w:pPr>
      <w:r w:rsidRPr="00040147">
        <w:t>其中</w:t>
      </w:r>
      <w:r w:rsidRPr="00040147">
        <w:t>s_i1</w:t>
      </w:r>
      <w:r w:rsidRPr="00040147">
        <w:t>表示最高候选主题得分，</w:t>
      </w:r>
      <w:proofErr w:type="spellStart"/>
      <w:r w:rsidRPr="00040147">
        <w:t>TopK</w:t>
      </w:r>
      <w:proofErr w:type="spellEnd"/>
      <w:r w:rsidRPr="00040147">
        <w:t>(</w:t>
      </w:r>
      <w:proofErr w:type="spellStart"/>
      <w:r w:rsidRPr="00040147">
        <w:t>i</w:t>
      </w:r>
      <w:proofErr w:type="spellEnd"/>
      <w:r w:rsidRPr="00040147">
        <w:t>)</w:t>
      </w:r>
      <w:r w:rsidRPr="00040147">
        <w:t>取前三个候选主题计算相对置信度。边界间隔定义为最高得分与次高得分的差值：</w:t>
      </w:r>
      <w:proofErr w:type="spellStart"/>
      <w:r w:rsidRPr="00040147">
        <w:t>Δ_i</w:t>
      </w:r>
      <w:proofErr w:type="spellEnd"/>
      <w:r w:rsidRPr="00040147">
        <w:t xml:space="preserve"> = s_i1 - s_i2</w:t>
      </w:r>
      <w:r w:rsidRPr="00040147">
        <w:t>。</w:t>
      </w:r>
    </w:p>
    <w:p w14:paraId="11342CDC" w14:textId="77777777" w:rsidR="00A415AE" w:rsidRPr="00040147" w:rsidRDefault="00AC457B">
      <w:pPr>
        <w:spacing w:line="360" w:lineRule="auto"/>
        <w:ind w:firstLine="480"/>
        <w:jc w:val="both"/>
      </w:pPr>
      <w:r w:rsidRPr="00040147">
        <w:t>判别规则遵循</w:t>
      </w:r>
      <w:r w:rsidRPr="00040147">
        <w:t>“</w:t>
      </w:r>
      <w:r w:rsidRPr="00040147">
        <w:t>高风险</w:t>
      </w:r>
      <w:proofErr w:type="gramStart"/>
      <w:r w:rsidRPr="00040147">
        <w:t>不</w:t>
      </w:r>
      <w:proofErr w:type="gramEnd"/>
      <w:r w:rsidRPr="00040147">
        <w:t>自动决策</w:t>
      </w:r>
      <w:r w:rsidRPr="00040147">
        <w:t>”</w:t>
      </w:r>
      <w:r w:rsidRPr="00040147">
        <w:t>原则：若最高得分低于阈值</w:t>
      </w:r>
      <w:r w:rsidRPr="00040147">
        <w:t>δ</w:t>
      </w:r>
      <w:r w:rsidRPr="00040147">
        <w:t>，标记为无法归类</w:t>
      </w:r>
      <w:r w:rsidRPr="00040147">
        <w:t>(unclassifiable)</w:t>
      </w:r>
      <w:r w:rsidRPr="00040147">
        <w:t>；若间隔</w:t>
      </w:r>
      <w:proofErr w:type="spellStart"/>
      <w:r w:rsidRPr="00040147">
        <w:t>Δ_i</w:t>
      </w:r>
      <w:proofErr w:type="spellEnd"/>
      <w:r w:rsidRPr="00040147">
        <w:t>过小且无法通过主题家族或规则证据消</w:t>
      </w:r>
      <w:proofErr w:type="gramStart"/>
      <w:r w:rsidRPr="00040147">
        <w:t>歧</w:t>
      </w:r>
      <w:proofErr w:type="gramEnd"/>
      <w:r w:rsidRPr="00040147">
        <w:t>，标记为多类待判别</w:t>
      </w:r>
      <w:r w:rsidRPr="00040147">
        <w:t>(</w:t>
      </w:r>
      <w:proofErr w:type="spellStart"/>
      <w:r w:rsidRPr="00040147">
        <w:t>multi_class</w:t>
      </w:r>
      <w:proofErr w:type="spellEnd"/>
      <w:r w:rsidRPr="00040147">
        <w:t>)</w:t>
      </w:r>
      <w:r w:rsidRPr="00040147">
        <w:t>；</w:t>
      </w:r>
      <w:proofErr w:type="gramStart"/>
      <w:r w:rsidRPr="00040147">
        <w:t>若竞争</w:t>
      </w:r>
      <w:proofErr w:type="gramEnd"/>
      <w:r w:rsidRPr="00040147">
        <w:t>主题属于同一原型家族或规则证据充分，输出唯一归类</w:t>
      </w:r>
      <w:r w:rsidRPr="00040147">
        <w:t>(assigned)</w:t>
      </w:r>
      <w:r w:rsidRPr="00040147">
        <w:t>并保留复核原因。</w:t>
      </w:r>
    </w:p>
    <w:p w14:paraId="19A9B3EA" w14:textId="77777777" w:rsidR="00A415AE" w:rsidRPr="00040147" w:rsidRDefault="00AC457B">
      <w:pPr>
        <w:pStyle w:val="2"/>
        <w:spacing w:line="360" w:lineRule="auto"/>
      </w:pPr>
      <w:bookmarkStart w:id="637" w:name="_Toc229322477"/>
      <w:r w:rsidRPr="00040147">
        <w:t xml:space="preserve">6.5 </w:t>
      </w:r>
      <w:r w:rsidRPr="00040147">
        <w:t>边界优化</w:t>
      </w:r>
      <w:bookmarkEnd w:id="637"/>
    </w:p>
    <w:p w14:paraId="1E67D022" w14:textId="77777777" w:rsidR="00A415AE" w:rsidRPr="00040147" w:rsidRDefault="00AC457B">
      <w:pPr>
        <w:spacing w:line="360" w:lineRule="auto"/>
        <w:ind w:firstLine="480"/>
        <w:jc w:val="both"/>
      </w:pPr>
      <w:r w:rsidRPr="00040147">
        <w:t>在固定</w:t>
      </w:r>
      <w:r w:rsidRPr="00040147">
        <w:t>k=160</w:t>
      </w:r>
      <w:r w:rsidRPr="00040147">
        <w:t>后，进一步分析</w:t>
      </w:r>
      <w:proofErr w:type="spellStart"/>
      <w:r w:rsidRPr="00040147">
        <w:t>multi_class</w:t>
      </w:r>
      <w:proofErr w:type="spellEnd"/>
      <w:r w:rsidRPr="00040147">
        <w:t>的来源。发现全部多类待判别均由</w:t>
      </w:r>
      <w:proofErr w:type="spellStart"/>
      <w:r w:rsidRPr="00040147">
        <w:t>score_margin</w:t>
      </w:r>
      <w:proofErr w:type="spellEnd"/>
      <w:r w:rsidRPr="00040147">
        <w:t xml:space="preserve"> &lt; 0.06</w:t>
      </w:r>
      <w:r w:rsidRPr="00040147">
        <w:t>触发，其中约一半属于同一主题原型家族内部的细碎原型竞争。本文进行了如下优化：同一主题原型家族内部竞争不再直接判为</w:t>
      </w:r>
      <w:proofErr w:type="spellStart"/>
      <w:r w:rsidRPr="00040147">
        <w:t>multi_class</w:t>
      </w:r>
      <w:proofErr w:type="spellEnd"/>
      <w:r w:rsidRPr="00040147">
        <w:t>；对</w:t>
      </w:r>
      <w:r w:rsidRPr="00040147">
        <w:t>top1_score ≥ 0.45</w:t>
      </w:r>
      <w:r w:rsidRPr="00040147">
        <w:t>且规则证据充足的轻微跨类竞争，采用规则消</w:t>
      </w:r>
      <w:proofErr w:type="gramStart"/>
      <w:r w:rsidRPr="00040147">
        <w:t>歧</w:t>
      </w:r>
      <w:proofErr w:type="gramEnd"/>
      <w:r w:rsidRPr="00040147">
        <w:t>输出唯一类；所有消</w:t>
      </w:r>
      <w:proofErr w:type="gramStart"/>
      <w:r w:rsidRPr="00040147">
        <w:t>歧</w:t>
      </w:r>
      <w:proofErr w:type="gramEnd"/>
      <w:r w:rsidRPr="00040147">
        <w:t>决策均保留</w:t>
      </w:r>
      <w:proofErr w:type="spellStart"/>
      <w:r w:rsidRPr="00040147">
        <w:t>resolved_small_margin</w:t>
      </w:r>
      <w:proofErr w:type="spellEnd"/>
      <w:r w:rsidRPr="00040147">
        <w:t>等复核原因。优化后，</w:t>
      </w:r>
      <w:r w:rsidRPr="00040147">
        <w:t>assigned</w:t>
      </w:r>
      <w:r w:rsidRPr="00040147">
        <w:t>从</w:t>
      </w:r>
      <w:r w:rsidRPr="00040147">
        <w:t>1275</w:t>
      </w:r>
      <w:r w:rsidRPr="00040147">
        <w:t>提升至</w:t>
      </w:r>
      <w:r w:rsidRPr="00040147">
        <w:t>3159</w:t>
      </w:r>
      <w:r w:rsidRPr="00040147">
        <w:t>，</w:t>
      </w:r>
      <w:proofErr w:type="spellStart"/>
      <w:r w:rsidRPr="00040147">
        <w:t>multi_class</w:t>
      </w:r>
      <w:proofErr w:type="spellEnd"/>
      <w:r w:rsidRPr="00040147">
        <w:t>从</w:t>
      </w:r>
      <w:r w:rsidRPr="00040147">
        <w:t>3178</w:t>
      </w:r>
      <w:r w:rsidRPr="00040147">
        <w:t>降至</w:t>
      </w:r>
      <w:r w:rsidRPr="00040147">
        <w:t>1294</w:t>
      </w:r>
      <w:r w:rsidRPr="00040147">
        <w:t>，</w:t>
      </w:r>
      <w:r w:rsidRPr="00040147">
        <w:t>priority high</w:t>
      </w:r>
      <w:r w:rsidRPr="00040147">
        <w:t>从</w:t>
      </w:r>
      <w:r w:rsidRPr="00040147">
        <w:t>433</w:t>
      </w:r>
      <w:r w:rsidRPr="00040147">
        <w:t>降至</w:t>
      </w:r>
      <w:r w:rsidRPr="00040147">
        <w:t>164</w:t>
      </w:r>
      <w:r w:rsidRPr="00040147">
        <w:t>。</w:t>
      </w:r>
    </w:p>
    <w:p w14:paraId="0FA85DB4" w14:textId="77777777" w:rsidR="00A415AE" w:rsidRPr="00040147" w:rsidRDefault="00AC457B">
      <w:pPr>
        <w:pStyle w:val="2"/>
        <w:spacing w:line="360" w:lineRule="auto"/>
      </w:pPr>
      <w:bookmarkStart w:id="638" w:name="_Toc229322478"/>
      <w:r w:rsidRPr="00040147">
        <w:t xml:space="preserve">6.6 </w:t>
      </w:r>
      <w:r w:rsidRPr="00040147">
        <w:t>分类结果分析</w:t>
      </w:r>
      <w:bookmarkEnd w:id="638"/>
    </w:p>
    <w:p w14:paraId="491F8274" w14:textId="77777777" w:rsidR="00A415AE" w:rsidRPr="00040147" w:rsidRDefault="00AC457B">
      <w:pPr>
        <w:spacing w:line="360" w:lineRule="auto"/>
        <w:ind w:firstLine="480"/>
        <w:jc w:val="both"/>
      </w:pPr>
      <w:r>
        <w:t>当前</w:t>
      </w:r>
      <w:proofErr w:type="gramStart"/>
      <w:r>
        <w:t>主方案</w:t>
      </w:r>
      <w:proofErr w:type="gramEnd"/>
      <w:r>
        <w:t>分类结果如表</w:t>
      </w:r>
      <w:r>
        <w:t>3</w:t>
      </w:r>
      <w:r>
        <w:t>所示。在</w:t>
      </w:r>
      <w:r>
        <w:t>4519</w:t>
      </w:r>
      <w:r>
        <w:t>条新文件中，</w:t>
      </w:r>
      <w:r>
        <w:t>assigned=3159</w:t>
      </w:r>
      <w:r>
        <w:t>（</w:t>
      </w:r>
      <w:r>
        <w:t>69.9%</w:t>
      </w:r>
      <w:r>
        <w:t>），</w:t>
      </w:r>
      <w:proofErr w:type="spellStart"/>
      <w:r>
        <w:t>multi_class</w:t>
      </w:r>
      <w:proofErr w:type="spellEnd"/>
      <w:r>
        <w:t>=1294</w:t>
      </w:r>
      <w:r>
        <w:t>（</w:t>
      </w:r>
      <w:r>
        <w:t>28.6%</w:t>
      </w:r>
      <w:r>
        <w:t>），</w:t>
      </w:r>
      <w:r>
        <w:t>unclassifiable=66</w:t>
      </w:r>
      <w:r>
        <w:t>（</w:t>
      </w:r>
      <w:r>
        <w:t>1.5%</w:t>
      </w:r>
      <w:r>
        <w:t>）。分类置信度与边界状态判别逻辑如图</w:t>
      </w:r>
      <w:r>
        <w:t>11</w:t>
      </w:r>
      <w:r>
        <w:t>所示。</w:t>
      </w:r>
    </w:p>
    <w:p w14:paraId="58DC8198" w14:textId="43DE158A" w:rsidR="00A415AE" w:rsidRPr="00040147" w:rsidRDefault="00AC457B">
      <w:pPr>
        <w:spacing w:before="160" w:after="60"/>
        <w:jc w:val="center"/>
      </w:pPr>
      <w:del w:id="639" w:author="冠林 徐" w:date="2026-05-10T20:28:00Z" w16du:dateUtc="2026-05-10T12:28:00Z">
        <w:r w:rsidRPr="00040147" w:rsidDel="00131B79">
          <w:rPr>
            <w:noProof/>
          </w:rPr>
          <w:lastRenderedPageBreak/>
          <w:drawing>
            <wp:inline distT="0" distB="0" distL="0" distR="0" wp14:anchorId="38874944" wp14:editId="7AC10676">
              <wp:extent cx="5440680" cy="3022600"/>
              <wp:effectExtent l="0" t="0" r="0" b="0"/>
              <wp:docPr id="11" name="fig09_high_freq_topics.png" descr="图9 高频主题与教育科研细分分布" title="图9 高频主题与教育科研细分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40680" cy="3022600"/>
                      </a:xfrm>
                      <a:prstGeom prst="rect">
                        <a:avLst/>
                      </a:prstGeom>
                    </pic:spPr>
                  </pic:pic>
                </a:graphicData>
              </a:graphic>
            </wp:inline>
          </w:drawing>
        </w:r>
      </w:del>
      <w:ins w:id="640" w:author="冠林 徐" w:date="2026-05-10T20:28:00Z" w16du:dateUtc="2026-05-10T12:28:00Z">
        <w:r w:rsidR="00131B79">
          <w:rPr>
            <w:noProof/>
          </w:rPr>
          <w:drawing>
            <wp:inline distT="0" distB="0" distL="0" distR="0" wp14:anchorId="157CD3C7" wp14:editId="6499D0F8">
              <wp:extent cx="5718810" cy="2896397"/>
              <wp:effectExtent l="0" t="0" r="0" b="0"/>
              <wp:docPr id="1138028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017"/>
                      <a:stretch>
                        <a:fillRect/>
                      </a:stretch>
                    </pic:blipFill>
                    <pic:spPr bwMode="auto">
                      <a:xfrm>
                        <a:off x="0" y="0"/>
                        <a:ext cx="5718810" cy="2896397"/>
                      </a:xfrm>
                      <a:prstGeom prst="rect">
                        <a:avLst/>
                      </a:prstGeom>
                      <a:noFill/>
                      <a:ln>
                        <a:noFill/>
                      </a:ln>
                      <a:extLst>
                        <a:ext uri="{53640926-AAD7-44D8-BBD7-CCE9431645EC}">
                          <a14:shadowObscured xmlns:a14="http://schemas.microsoft.com/office/drawing/2010/main"/>
                        </a:ext>
                      </a:extLst>
                    </pic:spPr>
                  </pic:pic>
                </a:graphicData>
              </a:graphic>
            </wp:inline>
          </w:drawing>
        </w:r>
      </w:ins>
    </w:p>
    <w:p w14:paraId="1E647BD0" w14:textId="77777777" w:rsidR="00A415AE" w:rsidRPr="00040147" w:rsidRDefault="00AC457B">
      <w:pPr>
        <w:spacing w:before="60" w:after="200" w:line="280" w:lineRule="auto"/>
        <w:jc w:val="center"/>
        <w:rPr>
          <w:sz w:val="21"/>
          <w:szCs w:val="21"/>
          <w:rPrChange w:id="641" w:author="冰 李" w:date="2026-05-10T14:02:00Z" w16du:dateUtc="2026-05-10T06:02:00Z">
            <w:rPr>
              <w:rFonts w:ascii="宋体" w:hAnsi="宋体"/>
              <w:sz w:val="21"/>
              <w:szCs w:val="21"/>
            </w:rPr>
          </w:rPrChange>
        </w:rPr>
      </w:pPr>
      <w:r>
        <w:t>图</w:t>
      </w:r>
      <w:r>
        <w:t xml:space="preserve">11 </w:t>
      </w:r>
      <w:r>
        <w:t>分类置信度与边界状态判别示意图</w:t>
      </w:r>
    </w:p>
    <w:p w14:paraId="0FEE9B01" w14:textId="77777777" w:rsidR="00A415AE" w:rsidRPr="00040147" w:rsidRDefault="00AC457B">
      <w:pPr>
        <w:spacing w:before="60" w:after="160" w:line="280" w:lineRule="auto"/>
        <w:jc w:val="center"/>
        <w:rPr>
          <w:sz w:val="21"/>
          <w:szCs w:val="21"/>
          <w:rPrChange w:id="642" w:author="冰 李" w:date="2026-05-10T14:02:00Z" w16du:dateUtc="2026-05-10T06:02:00Z">
            <w:rPr>
              <w:rFonts w:ascii="宋体" w:hAnsi="宋体"/>
              <w:sz w:val="21"/>
              <w:szCs w:val="21"/>
            </w:rPr>
          </w:rPrChange>
        </w:rPr>
      </w:pPr>
      <w:r w:rsidRPr="00040147">
        <w:rPr>
          <w:sz w:val="21"/>
          <w:szCs w:val="21"/>
          <w:rPrChange w:id="643" w:author="冰 李" w:date="2026-05-10T14:02:00Z" w16du:dateUtc="2026-05-10T06:02:00Z">
            <w:rPr>
              <w:rFonts w:ascii="宋体" w:hAnsi="宋体"/>
              <w:sz w:val="21"/>
              <w:szCs w:val="21"/>
            </w:rPr>
          </w:rPrChange>
        </w:rPr>
        <w:t>表</w:t>
      </w:r>
      <w:r w:rsidRPr="00040147">
        <w:rPr>
          <w:sz w:val="21"/>
          <w:szCs w:val="21"/>
          <w:rPrChange w:id="644" w:author="冰 李" w:date="2026-05-10T14:02:00Z" w16du:dateUtc="2026-05-10T06:02:00Z">
            <w:rPr>
              <w:rFonts w:ascii="宋体" w:hAnsi="宋体"/>
              <w:sz w:val="21"/>
              <w:szCs w:val="21"/>
            </w:rPr>
          </w:rPrChange>
        </w:rPr>
        <w:t xml:space="preserve">3 </w:t>
      </w:r>
      <w:r w:rsidRPr="00040147">
        <w:rPr>
          <w:sz w:val="21"/>
          <w:szCs w:val="21"/>
          <w:rPrChange w:id="645" w:author="冰 李" w:date="2026-05-10T14:02:00Z" w16du:dateUtc="2026-05-10T06:02:00Z">
            <w:rPr>
              <w:rFonts w:ascii="宋体" w:hAnsi="宋体"/>
              <w:sz w:val="21"/>
              <w:szCs w:val="21"/>
            </w:rPr>
          </w:rPrChange>
        </w:rPr>
        <w:t>问题二分类结果</w:t>
      </w:r>
      <w:proofErr w:type="gramStart"/>
      <w:r w:rsidRPr="00040147">
        <w:rPr>
          <w:sz w:val="21"/>
          <w:szCs w:val="21"/>
          <w:rPrChange w:id="646" w:author="冰 李" w:date="2026-05-10T14:02:00Z" w16du:dateUtc="2026-05-10T06:02:00Z">
            <w:rPr>
              <w:rFonts w:ascii="宋体" w:hAnsi="宋体"/>
              <w:sz w:val="21"/>
              <w:szCs w:val="21"/>
            </w:rPr>
          </w:rPrChange>
        </w:rPr>
        <w:t>按数据</w:t>
      </w:r>
      <w:proofErr w:type="gramEnd"/>
      <w:r w:rsidRPr="00040147">
        <w:rPr>
          <w:sz w:val="21"/>
          <w:szCs w:val="21"/>
          <w:rPrChange w:id="647" w:author="冰 李" w:date="2026-05-10T14:02:00Z" w16du:dateUtc="2026-05-10T06:02:00Z">
            <w:rPr>
              <w:rFonts w:ascii="宋体" w:hAnsi="宋体"/>
              <w:sz w:val="21"/>
              <w:szCs w:val="21"/>
            </w:rPr>
          </w:rPrChange>
        </w:rPr>
        <w:t>集分布</w:t>
      </w:r>
    </w:p>
    <w:tbl>
      <w:tblPr>
        <w:tblW w:w="9360" w:type="dxa"/>
        <w:tblBorders>
          <w:top w:val="single" w:sz="2" w:space="0" w:color="000000"/>
          <w:bottom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415AE" w:rsidRPr="00040147" w14:paraId="7DBEE1F1" w14:textId="77777777" w:rsidTr="009A6939">
        <w:trPr>
          <w:cantSplit/>
          <w:tblHeader/>
        </w:trPr>
        <w:tc>
          <w:tcPr>
            <w:tcW w:w="1872" w:type="dxa"/>
            <w:tcBorders>
              <w:top w:val="single" w:sz="8" w:space="0" w:color="000000"/>
              <w:bottom w:val="single" w:sz="8" w:space="0" w:color="000000"/>
            </w:tcBorders>
            <w:shd w:val="clear" w:color="auto" w:fill="D9E2F3"/>
            <w:tcMar>
              <w:top w:w="50" w:type="dxa"/>
              <w:left w:w="60" w:type="dxa"/>
              <w:bottom w:w="50" w:type="dxa"/>
              <w:right w:w="60" w:type="dxa"/>
            </w:tcMar>
          </w:tcPr>
          <w:p w14:paraId="4FBD30EE" w14:textId="77777777" w:rsidR="00A415AE" w:rsidRPr="00040147" w:rsidRDefault="00AC457B">
            <w:pPr>
              <w:jc w:val="center"/>
            </w:pPr>
            <w:r w:rsidRPr="00040147">
              <w:rPr>
                <w:rFonts w:eastAsia="黑体"/>
                <w:b/>
                <w:bCs/>
                <w:sz w:val="18"/>
                <w:szCs w:val="18"/>
              </w:rPr>
              <w:t>数据集</w:t>
            </w:r>
          </w:p>
        </w:tc>
        <w:tc>
          <w:tcPr>
            <w:tcW w:w="1872" w:type="dxa"/>
            <w:tcBorders>
              <w:top w:val="single" w:sz="8" w:space="0" w:color="000000"/>
              <w:bottom w:val="single" w:sz="8" w:space="0" w:color="000000"/>
            </w:tcBorders>
            <w:shd w:val="clear" w:color="auto" w:fill="D9E2F3"/>
            <w:tcMar>
              <w:top w:w="50" w:type="dxa"/>
              <w:left w:w="60" w:type="dxa"/>
              <w:bottom w:w="50" w:type="dxa"/>
              <w:right w:w="60" w:type="dxa"/>
            </w:tcMar>
          </w:tcPr>
          <w:p w14:paraId="280B03D0" w14:textId="77777777" w:rsidR="00A415AE" w:rsidRPr="00040147" w:rsidRDefault="00AC457B">
            <w:pPr>
              <w:jc w:val="center"/>
            </w:pPr>
            <w:r w:rsidRPr="00040147">
              <w:rPr>
                <w:rFonts w:eastAsia="黑体"/>
                <w:b/>
                <w:bCs/>
                <w:sz w:val="18"/>
                <w:szCs w:val="18"/>
              </w:rPr>
              <w:t>assigned</w:t>
            </w:r>
          </w:p>
        </w:tc>
        <w:tc>
          <w:tcPr>
            <w:tcW w:w="1872" w:type="dxa"/>
            <w:tcBorders>
              <w:top w:val="single" w:sz="8" w:space="0" w:color="000000"/>
              <w:bottom w:val="single" w:sz="8" w:space="0" w:color="000000"/>
            </w:tcBorders>
            <w:shd w:val="clear" w:color="auto" w:fill="D9E2F3"/>
            <w:tcMar>
              <w:top w:w="50" w:type="dxa"/>
              <w:left w:w="60" w:type="dxa"/>
              <w:bottom w:w="50" w:type="dxa"/>
              <w:right w:w="60" w:type="dxa"/>
            </w:tcMar>
          </w:tcPr>
          <w:p w14:paraId="499E04E0" w14:textId="77777777" w:rsidR="00A415AE" w:rsidRPr="00040147" w:rsidRDefault="00AC457B">
            <w:pPr>
              <w:jc w:val="center"/>
            </w:pPr>
            <w:proofErr w:type="spellStart"/>
            <w:r w:rsidRPr="00040147">
              <w:rPr>
                <w:rFonts w:eastAsia="黑体"/>
                <w:b/>
                <w:bCs/>
                <w:sz w:val="18"/>
                <w:szCs w:val="18"/>
              </w:rPr>
              <w:t>multi_class</w:t>
            </w:r>
            <w:proofErr w:type="spellEnd"/>
          </w:p>
        </w:tc>
        <w:tc>
          <w:tcPr>
            <w:tcW w:w="1872" w:type="dxa"/>
            <w:tcBorders>
              <w:top w:val="single" w:sz="8" w:space="0" w:color="000000"/>
              <w:bottom w:val="single" w:sz="8" w:space="0" w:color="000000"/>
            </w:tcBorders>
            <w:shd w:val="clear" w:color="auto" w:fill="D9E2F3"/>
            <w:tcMar>
              <w:top w:w="50" w:type="dxa"/>
              <w:left w:w="60" w:type="dxa"/>
              <w:bottom w:w="50" w:type="dxa"/>
              <w:right w:w="60" w:type="dxa"/>
            </w:tcMar>
          </w:tcPr>
          <w:p w14:paraId="4E2DD5B3" w14:textId="77777777" w:rsidR="00A415AE" w:rsidRPr="00040147" w:rsidRDefault="00AC457B">
            <w:pPr>
              <w:jc w:val="center"/>
            </w:pPr>
            <w:r w:rsidRPr="00040147">
              <w:rPr>
                <w:rFonts w:eastAsia="黑体"/>
                <w:b/>
                <w:bCs/>
                <w:sz w:val="18"/>
                <w:szCs w:val="18"/>
              </w:rPr>
              <w:t>unclassifiable</w:t>
            </w:r>
          </w:p>
        </w:tc>
        <w:tc>
          <w:tcPr>
            <w:tcW w:w="1872" w:type="dxa"/>
            <w:tcBorders>
              <w:top w:val="single" w:sz="8" w:space="0" w:color="000000"/>
              <w:bottom w:val="single" w:sz="8" w:space="0" w:color="000000"/>
            </w:tcBorders>
            <w:shd w:val="clear" w:color="auto" w:fill="D9E2F3"/>
            <w:tcMar>
              <w:top w:w="50" w:type="dxa"/>
              <w:left w:w="60" w:type="dxa"/>
              <w:bottom w:w="50" w:type="dxa"/>
              <w:right w:w="60" w:type="dxa"/>
            </w:tcMar>
          </w:tcPr>
          <w:p w14:paraId="4F6C0313" w14:textId="77777777" w:rsidR="00A415AE" w:rsidRPr="00040147" w:rsidRDefault="00AC457B">
            <w:pPr>
              <w:jc w:val="center"/>
            </w:pPr>
            <w:r w:rsidRPr="00040147">
              <w:rPr>
                <w:rFonts w:eastAsia="黑体"/>
                <w:b/>
                <w:bCs/>
                <w:sz w:val="18"/>
                <w:szCs w:val="18"/>
              </w:rPr>
              <w:t>合计</w:t>
            </w:r>
          </w:p>
        </w:tc>
      </w:tr>
      <w:tr w:rsidR="00A415AE" w:rsidRPr="00040147" w14:paraId="00E46510" w14:textId="77777777" w:rsidTr="009A6939">
        <w:trPr>
          <w:cantSplit/>
        </w:trPr>
        <w:tc>
          <w:tcPr>
            <w:tcW w:w="1872" w:type="dxa"/>
            <w:tcBorders>
              <w:top w:val="single" w:sz="8" w:space="0" w:color="000000"/>
            </w:tcBorders>
            <w:tcMar>
              <w:top w:w="30" w:type="dxa"/>
              <w:left w:w="50" w:type="dxa"/>
              <w:bottom w:w="30" w:type="dxa"/>
              <w:right w:w="50" w:type="dxa"/>
            </w:tcMar>
          </w:tcPr>
          <w:p w14:paraId="1EEEC5ED" w14:textId="77777777" w:rsidR="00A415AE" w:rsidRPr="00040147" w:rsidRDefault="00AC457B">
            <w:pPr>
              <w:jc w:val="center"/>
            </w:pPr>
            <w:r w:rsidRPr="00040147">
              <w:rPr>
                <w:sz w:val="18"/>
                <w:szCs w:val="18"/>
              </w:rPr>
              <w:t>dataset2</w:t>
            </w:r>
          </w:p>
        </w:tc>
        <w:tc>
          <w:tcPr>
            <w:tcW w:w="1872" w:type="dxa"/>
            <w:tcBorders>
              <w:top w:val="single" w:sz="8" w:space="0" w:color="000000"/>
            </w:tcBorders>
            <w:tcMar>
              <w:top w:w="30" w:type="dxa"/>
              <w:left w:w="50" w:type="dxa"/>
              <w:bottom w:w="30" w:type="dxa"/>
              <w:right w:w="50" w:type="dxa"/>
            </w:tcMar>
          </w:tcPr>
          <w:p w14:paraId="492BD3D0" w14:textId="77777777" w:rsidR="00A415AE" w:rsidRPr="00040147" w:rsidRDefault="00AC457B">
            <w:pPr>
              <w:jc w:val="center"/>
            </w:pPr>
            <w:r w:rsidRPr="00040147">
              <w:rPr>
                <w:sz w:val="18"/>
                <w:szCs w:val="18"/>
              </w:rPr>
              <w:t>738</w:t>
            </w:r>
          </w:p>
        </w:tc>
        <w:tc>
          <w:tcPr>
            <w:tcW w:w="1872" w:type="dxa"/>
            <w:tcBorders>
              <w:top w:val="single" w:sz="8" w:space="0" w:color="000000"/>
            </w:tcBorders>
            <w:tcMar>
              <w:top w:w="30" w:type="dxa"/>
              <w:left w:w="50" w:type="dxa"/>
              <w:bottom w:w="30" w:type="dxa"/>
              <w:right w:w="50" w:type="dxa"/>
            </w:tcMar>
          </w:tcPr>
          <w:p w14:paraId="3169ADAD" w14:textId="77777777" w:rsidR="00A415AE" w:rsidRPr="00040147" w:rsidRDefault="00AC457B">
            <w:pPr>
              <w:jc w:val="center"/>
            </w:pPr>
            <w:r w:rsidRPr="00040147">
              <w:rPr>
                <w:sz w:val="18"/>
                <w:szCs w:val="18"/>
              </w:rPr>
              <w:t>218</w:t>
            </w:r>
          </w:p>
        </w:tc>
        <w:tc>
          <w:tcPr>
            <w:tcW w:w="1872" w:type="dxa"/>
            <w:tcBorders>
              <w:top w:val="single" w:sz="8" w:space="0" w:color="000000"/>
            </w:tcBorders>
            <w:tcMar>
              <w:top w:w="30" w:type="dxa"/>
              <w:left w:w="50" w:type="dxa"/>
              <w:bottom w:w="30" w:type="dxa"/>
              <w:right w:w="50" w:type="dxa"/>
            </w:tcMar>
          </w:tcPr>
          <w:p w14:paraId="3E389AE4" w14:textId="77777777" w:rsidR="00A415AE" w:rsidRPr="00040147" w:rsidRDefault="00AC457B">
            <w:pPr>
              <w:jc w:val="center"/>
            </w:pPr>
            <w:r w:rsidRPr="00040147">
              <w:rPr>
                <w:sz w:val="18"/>
                <w:szCs w:val="18"/>
              </w:rPr>
              <w:t>45</w:t>
            </w:r>
          </w:p>
        </w:tc>
        <w:tc>
          <w:tcPr>
            <w:tcW w:w="1872" w:type="dxa"/>
            <w:tcBorders>
              <w:top w:val="single" w:sz="8" w:space="0" w:color="000000"/>
            </w:tcBorders>
            <w:tcMar>
              <w:top w:w="30" w:type="dxa"/>
              <w:left w:w="50" w:type="dxa"/>
              <w:bottom w:w="30" w:type="dxa"/>
              <w:right w:w="50" w:type="dxa"/>
            </w:tcMar>
          </w:tcPr>
          <w:p w14:paraId="1C9AFCE4" w14:textId="77777777" w:rsidR="00A415AE" w:rsidRPr="00040147" w:rsidRDefault="00AC457B">
            <w:pPr>
              <w:jc w:val="center"/>
            </w:pPr>
            <w:r w:rsidRPr="00040147">
              <w:rPr>
                <w:sz w:val="18"/>
                <w:szCs w:val="18"/>
              </w:rPr>
              <w:t>1001</w:t>
            </w:r>
          </w:p>
        </w:tc>
      </w:tr>
      <w:tr w:rsidR="00A415AE" w:rsidRPr="00040147" w14:paraId="0BF62E14" w14:textId="77777777" w:rsidTr="009A6939">
        <w:trPr>
          <w:cantSplit/>
        </w:trPr>
        <w:tc>
          <w:tcPr>
            <w:tcW w:w="1872" w:type="dxa"/>
            <w:tcBorders>
              <w:bottom w:val="single" w:sz="2" w:space="0" w:color="000000"/>
            </w:tcBorders>
            <w:tcMar>
              <w:top w:w="30" w:type="dxa"/>
              <w:left w:w="50" w:type="dxa"/>
              <w:bottom w:w="30" w:type="dxa"/>
              <w:right w:w="50" w:type="dxa"/>
            </w:tcMar>
          </w:tcPr>
          <w:p w14:paraId="5505CD0F" w14:textId="77777777" w:rsidR="00A415AE" w:rsidRPr="00040147" w:rsidRDefault="00AC457B">
            <w:pPr>
              <w:jc w:val="center"/>
            </w:pPr>
            <w:r w:rsidRPr="00040147">
              <w:rPr>
                <w:sz w:val="18"/>
                <w:szCs w:val="18"/>
              </w:rPr>
              <w:t>dataset3</w:t>
            </w:r>
          </w:p>
        </w:tc>
        <w:tc>
          <w:tcPr>
            <w:tcW w:w="1872" w:type="dxa"/>
            <w:tcBorders>
              <w:bottom w:val="single" w:sz="2" w:space="0" w:color="000000"/>
            </w:tcBorders>
            <w:tcMar>
              <w:top w:w="30" w:type="dxa"/>
              <w:left w:w="50" w:type="dxa"/>
              <w:bottom w:w="30" w:type="dxa"/>
              <w:right w:w="50" w:type="dxa"/>
            </w:tcMar>
          </w:tcPr>
          <w:p w14:paraId="5A98A5C5" w14:textId="77777777" w:rsidR="00A415AE" w:rsidRPr="00040147" w:rsidRDefault="00AC457B">
            <w:pPr>
              <w:jc w:val="center"/>
            </w:pPr>
            <w:r w:rsidRPr="00040147">
              <w:rPr>
                <w:sz w:val="18"/>
                <w:szCs w:val="18"/>
              </w:rPr>
              <w:t>2421</w:t>
            </w:r>
          </w:p>
        </w:tc>
        <w:tc>
          <w:tcPr>
            <w:tcW w:w="1872" w:type="dxa"/>
            <w:tcBorders>
              <w:bottom w:val="single" w:sz="2" w:space="0" w:color="000000"/>
            </w:tcBorders>
            <w:tcMar>
              <w:top w:w="30" w:type="dxa"/>
              <w:left w:w="50" w:type="dxa"/>
              <w:bottom w:w="30" w:type="dxa"/>
              <w:right w:w="50" w:type="dxa"/>
            </w:tcMar>
          </w:tcPr>
          <w:p w14:paraId="2D1C5C65" w14:textId="77777777" w:rsidR="00A415AE" w:rsidRPr="00040147" w:rsidRDefault="00AC457B">
            <w:pPr>
              <w:jc w:val="center"/>
            </w:pPr>
            <w:r w:rsidRPr="00040147">
              <w:rPr>
                <w:sz w:val="18"/>
                <w:szCs w:val="18"/>
              </w:rPr>
              <w:t>1076</w:t>
            </w:r>
          </w:p>
        </w:tc>
        <w:tc>
          <w:tcPr>
            <w:tcW w:w="1872" w:type="dxa"/>
            <w:tcBorders>
              <w:bottom w:val="single" w:sz="2" w:space="0" w:color="000000"/>
            </w:tcBorders>
            <w:tcMar>
              <w:top w:w="30" w:type="dxa"/>
              <w:left w:w="50" w:type="dxa"/>
              <w:bottom w:w="30" w:type="dxa"/>
              <w:right w:w="50" w:type="dxa"/>
            </w:tcMar>
          </w:tcPr>
          <w:p w14:paraId="341162C3" w14:textId="77777777" w:rsidR="00A415AE" w:rsidRPr="00040147" w:rsidRDefault="00AC457B">
            <w:pPr>
              <w:jc w:val="center"/>
            </w:pPr>
            <w:r w:rsidRPr="00040147">
              <w:rPr>
                <w:sz w:val="18"/>
                <w:szCs w:val="18"/>
              </w:rPr>
              <w:t>21</w:t>
            </w:r>
          </w:p>
        </w:tc>
        <w:tc>
          <w:tcPr>
            <w:tcW w:w="1872" w:type="dxa"/>
            <w:tcBorders>
              <w:bottom w:val="single" w:sz="2" w:space="0" w:color="000000"/>
            </w:tcBorders>
            <w:tcMar>
              <w:top w:w="30" w:type="dxa"/>
              <w:left w:w="50" w:type="dxa"/>
              <w:bottom w:w="30" w:type="dxa"/>
              <w:right w:w="50" w:type="dxa"/>
            </w:tcMar>
          </w:tcPr>
          <w:p w14:paraId="1A06A50A" w14:textId="77777777" w:rsidR="00A415AE" w:rsidRPr="00040147" w:rsidRDefault="00AC457B">
            <w:pPr>
              <w:jc w:val="center"/>
            </w:pPr>
            <w:r w:rsidRPr="00040147">
              <w:rPr>
                <w:sz w:val="18"/>
                <w:szCs w:val="18"/>
              </w:rPr>
              <w:t>3518</w:t>
            </w:r>
          </w:p>
        </w:tc>
      </w:tr>
      <w:tr w:rsidR="00A415AE" w:rsidRPr="00040147" w14:paraId="5F1FC3ED" w14:textId="77777777" w:rsidTr="009A6939">
        <w:trPr>
          <w:cantSplit/>
        </w:trPr>
        <w:tc>
          <w:tcPr>
            <w:tcW w:w="1872" w:type="dxa"/>
            <w:tcBorders>
              <w:bottom w:val="single" w:sz="8" w:space="0" w:color="000000"/>
            </w:tcBorders>
            <w:tcMar>
              <w:top w:w="30" w:type="dxa"/>
              <w:left w:w="50" w:type="dxa"/>
              <w:bottom w:w="30" w:type="dxa"/>
              <w:right w:w="50" w:type="dxa"/>
            </w:tcMar>
          </w:tcPr>
          <w:p w14:paraId="7E5266A4" w14:textId="77777777" w:rsidR="00A415AE" w:rsidRPr="00040147" w:rsidRDefault="00AC457B">
            <w:pPr>
              <w:jc w:val="center"/>
            </w:pPr>
            <w:r w:rsidRPr="00040147">
              <w:rPr>
                <w:sz w:val="18"/>
                <w:szCs w:val="18"/>
              </w:rPr>
              <w:t>合计</w:t>
            </w:r>
          </w:p>
        </w:tc>
        <w:tc>
          <w:tcPr>
            <w:tcW w:w="1872" w:type="dxa"/>
            <w:tcBorders>
              <w:bottom w:val="single" w:sz="8" w:space="0" w:color="000000"/>
            </w:tcBorders>
            <w:tcMar>
              <w:top w:w="30" w:type="dxa"/>
              <w:left w:w="50" w:type="dxa"/>
              <w:bottom w:w="30" w:type="dxa"/>
              <w:right w:w="50" w:type="dxa"/>
            </w:tcMar>
          </w:tcPr>
          <w:p w14:paraId="3A389651" w14:textId="77777777" w:rsidR="00A415AE" w:rsidRPr="00040147" w:rsidRDefault="00AC457B">
            <w:pPr>
              <w:jc w:val="center"/>
            </w:pPr>
            <w:r w:rsidRPr="00040147">
              <w:rPr>
                <w:sz w:val="18"/>
                <w:szCs w:val="18"/>
              </w:rPr>
              <w:t>3159</w:t>
            </w:r>
          </w:p>
        </w:tc>
        <w:tc>
          <w:tcPr>
            <w:tcW w:w="1872" w:type="dxa"/>
            <w:tcBorders>
              <w:bottom w:val="single" w:sz="8" w:space="0" w:color="000000"/>
            </w:tcBorders>
            <w:tcMar>
              <w:top w:w="30" w:type="dxa"/>
              <w:left w:w="50" w:type="dxa"/>
              <w:bottom w:w="30" w:type="dxa"/>
              <w:right w:w="50" w:type="dxa"/>
            </w:tcMar>
          </w:tcPr>
          <w:p w14:paraId="27EB7B44" w14:textId="77777777" w:rsidR="00A415AE" w:rsidRPr="00040147" w:rsidRDefault="00AC457B">
            <w:pPr>
              <w:jc w:val="center"/>
            </w:pPr>
            <w:r w:rsidRPr="00040147">
              <w:rPr>
                <w:sz w:val="18"/>
                <w:szCs w:val="18"/>
              </w:rPr>
              <w:t>1294</w:t>
            </w:r>
          </w:p>
        </w:tc>
        <w:tc>
          <w:tcPr>
            <w:tcW w:w="1872" w:type="dxa"/>
            <w:tcBorders>
              <w:bottom w:val="single" w:sz="8" w:space="0" w:color="000000"/>
            </w:tcBorders>
            <w:tcMar>
              <w:top w:w="30" w:type="dxa"/>
              <w:left w:w="50" w:type="dxa"/>
              <w:bottom w:w="30" w:type="dxa"/>
              <w:right w:w="50" w:type="dxa"/>
            </w:tcMar>
          </w:tcPr>
          <w:p w14:paraId="0FE4B161" w14:textId="77777777" w:rsidR="00A415AE" w:rsidRPr="00040147" w:rsidRDefault="00AC457B">
            <w:pPr>
              <w:jc w:val="center"/>
            </w:pPr>
            <w:r w:rsidRPr="00040147">
              <w:rPr>
                <w:sz w:val="18"/>
                <w:szCs w:val="18"/>
              </w:rPr>
              <w:t>66</w:t>
            </w:r>
          </w:p>
        </w:tc>
        <w:tc>
          <w:tcPr>
            <w:tcW w:w="1872" w:type="dxa"/>
            <w:tcBorders>
              <w:bottom w:val="single" w:sz="8" w:space="0" w:color="000000"/>
            </w:tcBorders>
            <w:tcMar>
              <w:top w:w="30" w:type="dxa"/>
              <w:left w:w="50" w:type="dxa"/>
              <w:bottom w:w="30" w:type="dxa"/>
              <w:right w:w="50" w:type="dxa"/>
            </w:tcMar>
          </w:tcPr>
          <w:p w14:paraId="53758943" w14:textId="77777777" w:rsidR="00A415AE" w:rsidRPr="00040147" w:rsidRDefault="00AC457B">
            <w:pPr>
              <w:jc w:val="center"/>
            </w:pPr>
            <w:r w:rsidRPr="00040147">
              <w:rPr>
                <w:sz w:val="18"/>
                <w:szCs w:val="18"/>
              </w:rPr>
              <w:t>4519</w:t>
            </w:r>
          </w:p>
        </w:tc>
      </w:tr>
    </w:tbl>
    <w:p w14:paraId="60AC4D36" w14:textId="77777777" w:rsidR="00A415AE" w:rsidRPr="00040147" w:rsidRDefault="00AC457B" w:rsidP="00844D88">
      <w:pPr>
        <w:spacing w:beforeLines="100" w:before="240" w:line="360" w:lineRule="auto"/>
        <w:ind w:firstLine="482"/>
        <w:jc w:val="both"/>
      </w:pPr>
      <w:r w:rsidRPr="00040147">
        <w:t>高频主题分布如表</w:t>
      </w:r>
      <w:r w:rsidRPr="00040147">
        <w:t>4</w:t>
      </w:r>
      <w:r w:rsidRPr="00040147">
        <w:t>所示。</w:t>
      </w:r>
      <w:r w:rsidRPr="00040147">
        <w:t>dataset3</w:t>
      </w:r>
      <w:r w:rsidRPr="00040147">
        <w:t>中教育科研与学术文献类最多（</w:t>
      </w:r>
      <w:r w:rsidRPr="00040147">
        <w:t>1714</w:t>
      </w:r>
      <w:r w:rsidRPr="00040147">
        <w:t>条），这与数据集</w:t>
      </w:r>
      <w:r w:rsidRPr="00040147">
        <w:t>3</w:t>
      </w:r>
      <w:r w:rsidRPr="00040147">
        <w:t>中包含大量高校、课程、学位和科研内容相符。</w:t>
      </w:r>
      <w:r w:rsidRPr="00040147">
        <w:t>dataset2</w:t>
      </w:r>
      <w:r w:rsidRPr="00040147">
        <w:t>中政府治理与公共管理类最多（</w:t>
      </w:r>
      <w:r w:rsidRPr="00040147">
        <w:t>621</w:t>
      </w:r>
      <w:r w:rsidRPr="00040147">
        <w:t>条），主要源于各省级政府工作报告和公共管理文本。</w:t>
      </w:r>
    </w:p>
    <w:p w14:paraId="4D1B02F5" w14:textId="77777777" w:rsidR="00A415AE" w:rsidRPr="00040147" w:rsidRDefault="00AC457B">
      <w:pPr>
        <w:spacing w:before="60" w:after="160" w:line="280" w:lineRule="auto"/>
        <w:jc w:val="center"/>
        <w:rPr>
          <w:sz w:val="21"/>
          <w:szCs w:val="21"/>
          <w:rPrChange w:id="648" w:author="冰 李" w:date="2026-05-10T14:02:00Z" w16du:dateUtc="2026-05-10T06:02:00Z">
            <w:rPr>
              <w:rFonts w:ascii="宋体" w:hAnsi="宋体"/>
              <w:sz w:val="21"/>
              <w:szCs w:val="21"/>
            </w:rPr>
          </w:rPrChange>
        </w:rPr>
      </w:pPr>
      <w:r w:rsidRPr="00040147">
        <w:rPr>
          <w:sz w:val="21"/>
          <w:szCs w:val="21"/>
          <w:rPrChange w:id="649" w:author="冰 李" w:date="2026-05-10T14:02:00Z" w16du:dateUtc="2026-05-10T06:02:00Z">
            <w:rPr>
              <w:rFonts w:ascii="宋体" w:hAnsi="宋体"/>
              <w:sz w:val="21"/>
              <w:szCs w:val="21"/>
            </w:rPr>
          </w:rPrChange>
        </w:rPr>
        <w:t>表</w:t>
      </w:r>
      <w:r w:rsidRPr="00040147">
        <w:rPr>
          <w:sz w:val="21"/>
          <w:szCs w:val="21"/>
          <w:rPrChange w:id="650" w:author="冰 李" w:date="2026-05-10T14:02:00Z" w16du:dateUtc="2026-05-10T06:02:00Z">
            <w:rPr>
              <w:rFonts w:ascii="宋体" w:hAnsi="宋体"/>
              <w:sz w:val="21"/>
              <w:szCs w:val="21"/>
            </w:rPr>
          </w:rPrChange>
        </w:rPr>
        <w:t xml:space="preserve">4 </w:t>
      </w:r>
      <w:r w:rsidRPr="00040147">
        <w:rPr>
          <w:sz w:val="21"/>
          <w:szCs w:val="21"/>
          <w:rPrChange w:id="651" w:author="冰 李" w:date="2026-05-10T14:02:00Z" w16du:dateUtc="2026-05-10T06:02:00Z">
            <w:rPr>
              <w:rFonts w:ascii="宋体" w:hAnsi="宋体"/>
              <w:sz w:val="21"/>
              <w:szCs w:val="21"/>
            </w:rPr>
          </w:rPrChange>
        </w:rPr>
        <w:t>高频主题分布（前</w:t>
      </w:r>
      <w:r w:rsidRPr="00040147">
        <w:rPr>
          <w:sz w:val="21"/>
          <w:szCs w:val="21"/>
          <w:rPrChange w:id="652" w:author="冰 李" w:date="2026-05-10T14:02:00Z" w16du:dateUtc="2026-05-10T06:02:00Z">
            <w:rPr>
              <w:rFonts w:ascii="宋体" w:hAnsi="宋体"/>
              <w:sz w:val="21"/>
              <w:szCs w:val="21"/>
            </w:rPr>
          </w:rPrChange>
        </w:rPr>
        <w:t>8</w:t>
      </w:r>
      <w:r w:rsidRPr="00040147">
        <w:rPr>
          <w:sz w:val="21"/>
          <w:szCs w:val="21"/>
          <w:rPrChange w:id="653" w:author="冰 李" w:date="2026-05-10T14:02:00Z" w16du:dateUtc="2026-05-10T06:02:00Z">
            <w:rPr>
              <w:rFonts w:ascii="宋体" w:hAnsi="宋体"/>
              <w:sz w:val="21"/>
              <w:szCs w:val="21"/>
            </w:rPr>
          </w:rPrChange>
        </w:rPr>
        <w:t>位）</w:t>
      </w:r>
    </w:p>
    <w:tbl>
      <w:tblPr>
        <w:tblW w:w="6600" w:type="dxa"/>
        <w:jc w:val="center"/>
        <w:tblBorders>
          <w:top w:val="single" w:sz="8" w:space="0" w:color="000000"/>
          <w:bottom w:val="single" w:sz="8"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800"/>
        <w:gridCol w:w="1400"/>
        <w:gridCol w:w="3200"/>
        <w:gridCol w:w="1200"/>
      </w:tblGrid>
      <w:tr w:rsidR="00A415AE" w:rsidRPr="00040147" w14:paraId="0E9A65BB" w14:textId="77777777" w:rsidTr="009A6939">
        <w:trPr>
          <w:cantSplit/>
          <w:tblHeader/>
          <w:jc w:val="center"/>
        </w:trPr>
        <w:tc>
          <w:tcPr>
            <w:tcW w:w="800" w:type="dxa"/>
            <w:tcBorders>
              <w:top w:val="single" w:sz="8" w:space="0" w:color="000000"/>
              <w:bottom w:val="single" w:sz="8" w:space="0" w:color="000000"/>
            </w:tcBorders>
            <w:shd w:val="clear" w:color="auto" w:fill="D9E2F3"/>
            <w:tcMar>
              <w:top w:w="50" w:type="dxa"/>
              <w:left w:w="60" w:type="dxa"/>
              <w:bottom w:w="50" w:type="dxa"/>
              <w:right w:w="60" w:type="dxa"/>
            </w:tcMar>
          </w:tcPr>
          <w:p w14:paraId="204D51E3" w14:textId="77777777" w:rsidR="00A415AE" w:rsidRPr="00040147" w:rsidRDefault="00AC457B">
            <w:pPr>
              <w:jc w:val="center"/>
            </w:pPr>
            <w:r w:rsidRPr="00040147">
              <w:rPr>
                <w:rFonts w:eastAsia="黑体"/>
                <w:b/>
                <w:bCs/>
                <w:sz w:val="18"/>
                <w:szCs w:val="18"/>
              </w:rPr>
              <w:t>排名</w:t>
            </w:r>
          </w:p>
        </w:tc>
        <w:tc>
          <w:tcPr>
            <w:tcW w:w="1400" w:type="dxa"/>
            <w:tcBorders>
              <w:top w:val="single" w:sz="8" w:space="0" w:color="000000"/>
              <w:bottom w:val="single" w:sz="8" w:space="0" w:color="000000"/>
            </w:tcBorders>
            <w:shd w:val="clear" w:color="auto" w:fill="D9E2F3"/>
            <w:tcMar>
              <w:top w:w="50" w:type="dxa"/>
              <w:left w:w="60" w:type="dxa"/>
              <w:bottom w:w="50" w:type="dxa"/>
              <w:right w:w="60" w:type="dxa"/>
            </w:tcMar>
          </w:tcPr>
          <w:p w14:paraId="514B45FC" w14:textId="77777777" w:rsidR="00A415AE" w:rsidRPr="00040147" w:rsidRDefault="00AC457B">
            <w:pPr>
              <w:jc w:val="center"/>
            </w:pPr>
            <w:r w:rsidRPr="00040147">
              <w:rPr>
                <w:rFonts w:eastAsia="黑体"/>
                <w:b/>
                <w:bCs/>
                <w:sz w:val="18"/>
                <w:szCs w:val="18"/>
              </w:rPr>
              <w:t>数据集</w:t>
            </w:r>
          </w:p>
        </w:tc>
        <w:tc>
          <w:tcPr>
            <w:tcW w:w="3200" w:type="dxa"/>
            <w:tcBorders>
              <w:top w:val="single" w:sz="8" w:space="0" w:color="000000"/>
              <w:bottom w:val="single" w:sz="8" w:space="0" w:color="000000"/>
            </w:tcBorders>
            <w:shd w:val="clear" w:color="auto" w:fill="D9E2F3"/>
            <w:tcMar>
              <w:top w:w="50" w:type="dxa"/>
              <w:left w:w="60" w:type="dxa"/>
              <w:bottom w:w="50" w:type="dxa"/>
              <w:right w:w="60" w:type="dxa"/>
            </w:tcMar>
          </w:tcPr>
          <w:p w14:paraId="4FC8AA30" w14:textId="77777777" w:rsidR="00A415AE" w:rsidRPr="00040147" w:rsidRDefault="00AC457B">
            <w:pPr>
              <w:jc w:val="center"/>
            </w:pPr>
            <w:r w:rsidRPr="00040147">
              <w:rPr>
                <w:rFonts w:eastAsia="黑体"/>
                <w:b/>
                <w:bCs/>
                <w:sz w:val="18"/>
                <w:szCs w:val="18"/>
              </w:rPr>
              <w:t>主题</w:t>
            </w:r>
          </w:p>
        </w:tc>
        <w:tc>
          <w:tcPr>
            <w:tcW w:w="1200" w:type="dxa"/>
            <w:tcBorders>
              <w:top w:val="single" w:sz="8" w:space="0" w:color="000000"/>
              <w:bottom w:val="single" w:sz="8" w:space="0" w:color="000000"/>
            </w:tcBorders>
            <w:shd w:val="clear" w:color="auto" w:fill="D9E2F3"/>
            <w:tcMar>
              <w:top w:w="50" w:type="dxa"/>
              <w:left w:w="60" w:type="dxa"/>
              <w:bottom w:w="50" w:type="dxa"/>
              <w:right w:w="60" w:type="dxa"/>
            </w:tcMar>
          </w:tcPr>
          <w:p w14:paraId="6035E4E1" w14:textId="77777777" w:rsidR="00A415AE" w:rsidRPr="00040147" w:rsidRDefault="00AC457B">
            <w:pPr>
              <w:jc w:val="center"/>
            </w:pPr>
            <w:r w:rsidRPr="00040147">
              <w:rPr>
                <w:rFonts w:eastAsia="黑体"/>
                <w:b/>
                <w:bCs/>
                <w:sz w:val="18"/>
                <w:szCs w:val="18"/>
              </w:rPr>
              <w:t>数量</w:t>
            </w:r>
          </w:p>
        </w:tc>
      </w:tr>
      <w:tr w:rsidR="00A415AE" w:rsidRPr="00040147" w14:paraId="744934E8" w14:textId="77777777" w:rsidTr="009A6939">
        <w:trPr>
          <w:cantSplit/>
          <w:jc w:val="center"/>
        </w:trPr>
        <w:tc>
          <w:tcPr>
            <w:tcW w:w="800" w:type="dxa"/>
            <w:tcBorders>
              <w:top w:val="single" w:sz="8" w:space="0" w:color="000000"/>
            </w:tcBorders>
            <w:tcMar>
              <w:top w:w="30" w:type="dxa"/>
              <w:left w:w="50" w:type="dxa"/>
              <w:bottom w:w="30" w:type="dxa"/>
              <w:right w:w="50" w:type="dxa"/>
            </w:tcMar>
          </w:tcPr>
          <w:p w14:paraId="543D702E" w14:textId="77777777" w:rsidR="00A415AE" w:rsidRPr="00040147" w:rsidRDefault="00AC457B">
            <w:pPr>
              <w:jc w:val="center"/>
            </w:pPr>
            <w:r w:rsidRPr="00040147">
              <w:rPr>
                <w:sz w:val="18"/>
                <w:szCs w:val="18"/>
              </w:rPr>
              <w:t>1</w:t>
            </w:r>
          </w:p>
        </w:tc>
        <w:tc>
          <w:tcPr>
            <w:tcW w:w="1400" w:type="dxa"/>
            <w:tcBorders>
              <w:top w:val="single" w:sz="8" w:space="0" w:color="000000"/>
            </w:tcBorders>
            <w:tcMar>
              <w:top w:w="30" w:type="dxa"/>
              <w:left w:w="50" w:type="dxa"/>
              <w:bottom w:w="30" w:type="dxa"/>
              <w:right w:w="50" w:type="dxa"/>
            </w:tcMar>
          </w:tcPr>
          <w:p w14:paraId="540565DB" w14:textId="77777777" w:rsidR="00A415AE" w:rsidRPr="00040147" w:rsidRDefault="00AC457B">
            <w:pPr>
              <w:jc w:val="center"/>
            </w:pPr>
            <w:r w:rsidRPr="00040147">
              <w:rPr>
                <w:sz w:val="18"/>
                <w:szCs w:val="18"/>
              </w:rPr>
              <w:t>dataset3</w:t>
            </w:r>
          </w:p>
        </w:tc>
        <w:tc>
          <w:tcPr>
            <w:tcW w:w="3200" w:type="dxa"/>
            <w:tcBorders>
              <w:top w:val="single" w:sz="8" w:space="0" w:color="000000"/>
            </w:tcBorders>
            <w:tcMar>
              <w:top w:w="30" w:type="dxa"/>
              <w:left w:w="50" w:type="dxa"/>
              <w:bottom w:w="30" w:type="dxa"/>
              <w:right w:w="50" w:type="dxa"/>
            </w:tcMar>
          </w:tcPr>
          <w:p w14:paraId="6E2177E5" w14:textId="77777777" w:rsidR="00A415AE" w:rsidRPr="00040147" w:rsidRDefault="00AC457B">
            <w:pPr>
              <w:jc w:val="center"/>
            </w:pPr>
            <w:r w:rsidRPr="00040147">
              <w:rPr>
                <w:sz w:val="18"/>
                <w:szCs w:val="18"/>
              </w:rPr>
              <w:t>教育科研与学术文献类</w:t>
            </w:r>
          </w:p>
        </w:tc>
        <w:tc>
          <w:tcPr>
            <w:tcW w:w="1200" w:type="dxa"/>
            <w:tcBorders>
              <w:top w:val="single" w:sz="8" w:space="0" w:color="000000"/>
            </w:tcBorders>
            <w:tcMar>
              <w:top w:w="30" w:type="dxa"/>
              <w:left w:w="50" w:type="dxa"/>
              <w:bottom w:w="30" w:type="dxa"/>
              <w:right w:w="50" w:type="dxa"/>
            </w:tcMar>
          </w:tcPr>
          <w:p w14:paraId="15017744" w14:textId="77777777" w:rsidR="00A415AE" w:rsidRPr="00040147" w:rsidRDefault="00AC457B">
            <w:pPr>
              <w:jc w:val="center"/>
            </w:pPr>
            <w:r w:rsidRPr="00040147">
              <w:rPr>
                <w:sz w:val="18"/>
                <w:szCs w:val="18"/>
              </w:rPr>
              <w:t>1714</w:t>
            </w:r>
          </w:p>
        </w:tc>
      </w:tr>
      <w:tr w:rsidR="00A415AE" w:rsidRPr="00040147" w14:paraId="1B0F6576" w14:textId="77777777" w:rsidTr="005168FF">
        <w:trPr>
          <w:cantSplit/>
          <w:jc w:val="center"/>
        </w:trPr>
        <w:tc>
          <w:tcPr>
            <w:tcW w:w="800" w:type="dxa"/>
            <w:tcMar>
              <w:top w:w="30" w:type="dxa"/>
              <w:left w:w="50" w:type="dxa"/>
              <w:bottom w:w="30" w:type="dxa"/>
              <w:right w:w="50" w:type="dxa"/>
            </w:tcMar>
          </w:tcPr>
          <w:p w14:paraId="377F93E1" w14:textId="77777777" w:rsidR="00A415AE" w:rsidRPr="00040147" w:rsidRDefault="00AC457B">
            <w:pPr>
              <w:jc w:val="center"/>
            </w:pPr>
            <w:r w:rsidRPr="00040147">
              <w:rPr>
                <w:sz w:val="18"/>
                <w:szCs w:val="18"/>
              </w:rPr>
              <w:t>2</w:t>
            </w:r>
          </w:p>
        </w:tc>
        <w:tc>
          <w:tcPr>
            <w:tcW w:w="1400" w:type="dxa"/>
            <w:tcMar>
              <w:top w:w="30" w:type="dxa"/>
              <w:left w:w="50" w:type="dxa"/>
              <w:bottom w:w="30" w:type="dxa"/>
              <w:right w:w="50" w:type="dxa"/>
            </w:tcMar>
          </w:tcPr>
          <w:p w14:paraId="3458F249" w14:textId="77777777" w:rsidR="00A415AE" w:rsidRPr="00040147" w:rsidRDefault="00AC457B">
            <w:pPr>
              <w:jc w:val="center"/>
            </w:pPr>
            <w:r w:rsidRPr="00040147">
              <w:rPr>
                <w:sz w:val="18"/>
                <w:szCs w:val="18"/>
              </w:rPr>
              <w:t>dataset2</w:t>
            </w:r>
          </w:p>
        </w:tc>
        <w:tc>
          <w:tcPr>
            <w:tcW w:w="3200" w:type="dxa"/>
            <w:tcMar>
              <w:top w:w="30" w:type="dxa"/>
              <w:left w:w="50" w:type="dxa"/>
              <w:bottom w:w="30" w:type="dxa"/>
              <w:right w:w="50" w:type="dxa"/>
            </w:tcMar>
          </w:tcPr>
          <w:p w14:paraId="5353A24D" w14:textId="77777777" w:rsidR="00A415AE" w:rsidRPr="00040147" w:rsidRDefault="00AC457B">
            <w:pPr>
              <w:jc w:val="center"/>
            </w:pPr>
            <w:r w:rsidRPr="00040147">
              <w:rPr>
                <w:sz w:val="18"/>
                <w:szCs w:val="18"/>
              </w:rPr>
              <w:t>政府治理与公共管理类</w:t>
            </w:r>
          </w:p>
        </w:tc>
        <w:tc>
          <w:tcPr>
            <w:tcW w:w="1200" w:type="dxa"/>
            <w:tcMar>
              <w:top w:w="30" w:type="dxa"/>
              <w:left w:w="50" w:type="dxa"/>
              <w:bottom w:w="30" w:type="dxa"/>
              <w:right w:w="50" w:type="dxa"/>
            </w:tcMar>
          </w:tcPr>
          <w:p w14:paraId="4A863E43" w14:textId="77777777" w:rsidR="00A415AE" w:rsidRPr="00040147" w:rsidRDefault="00AC457B">
            <w:pPr>
              <w:jc w:val="center"/>
            </w:pPr>
            <w:r w:rsidRPr="00040147">
              <w:rPr>
                <w:sz w:val="18"/>
                <w:szCs w:val="18"/>
              </w:rPr>
              <w:t>621</w:t>
            </w:r>
          </w:p>
        </w:tc>
      </w:tr>
      <w:tr w:rsidR="00A415AE" w:rsidRPr="00040147" w14:paraId="44B7725B" w14:textId="77777777" w:rsidTr="005168FF">
        <w:trPr>
          <w:cantSplit/>
          <w:jc w:val="center"/>
        </w:trPr>
        <w:tc>
          <w:tcPr>
            <w:tcW w:w="800" w:type="dxa"/>
            <w:tcMar>
              <w:top w:w="30" w:type="dxa"/>
              <w:left w:w="50" w:type="dxa"/>
              <w:bottom w:w="30" w:type="dxa"/>
              <w:right w:w="50" w:type="dxa"/>
            </w:tcMar>
          </w:tcPr>
          <w:p w14:paraId="38B42088" w14:textId="77777777" w:rsidR="00A415AE" w:rsidRPr="00040147" w:rsidRDefault="00AC457B">
            <w:pPr>
              <w:jc w:val="center"/>
            </w:pPr>
            <w:r w:rsidRPr="00040147">
              <w:rPr>
                <w:sz w:val="18"/>
                <w:szCs w:val="18"/>
              </w:rPr>
              <w:t>3</w:t>
            </w:r>
          </w:p>
        </w:tc>
        <w:tc>
          <w:tcPr>
            <w:tcW w:w="1400" w:type="dxa"/>
            <w:tcMar>
              <w:top w:w="30" w:type="dxa"/>
              <w:left w:w="50" w:type="dxa"/>
              <w:bottom w:w="30" w:type="dxa"/>
              <w:right w:w="50" w:type="dxa"/>
            </w:tcMar>
          </w:tcPr>
          <w:p w14:paraId="7150D1E0" w14:textId="77777777" w:rsidR="00A415AE" w:rsidRPr="00040147" w:rsidRDefault="00AC457B">
            <w:pPr>
              <w:jc w:val="center"/>
            </w:pPr>
            <w:r w:rsidRPr="00040147">
              <w:rPr>
                <w:sz w:val="18"/>
                <w:szCs w:val="18"/>
              </w:rPr>
              <w:t>dataset3</w:t>
            </w:r>
          </w:p>
        </w:tc>
        <w:tc>
          <w:tcPr>
            <w:tcW w:w="3200" w:type="dxa"/>
            <w:tcMar>
              <w:top w:w="30" w:type="dxa"/>
              <w:left w:w="50" w:type="dxa"/>
              <w:bottom w:w="30" w:type="dxa"/>
              <w:right w:w="50" w:type="dxa"/>
            </w:tcMar>
          </w:tcPr>
          <w:p w14:paraId="449081B9" w14:textId="77777777" w:rsidR="00A415AE" w:rsidRPr="00040147" w:rsidRDefault="00AC457B">
            <w:pPr>
              <w:jc w:val="center"/>
            </w:pPr>
            <w:r w:rsidRPr="00040147">
              <w:rPr>
                <w:sz w:val="18"/>
                <w:szCs w:val="18"/>
              </w:rPr>
              <w:t>政府治理与公共管理类</w:t>
            </w:r>
          </w:p>
        </w:tc>
        <w:tc>
          <w:tcPr>
            <w:tcW w:w="1200" w:type="dxa"/>
            <w:tcMar>
              <w:top w:w="30" w:type="dxa"/>
              <w:left w:w="50" w:type="dxa"/>
              <w:bottom w:w="30" w:type="dxa"/>
              <w:right w:w="50" w:type="dxa"/>
            </w:tcMar>
          </w:tcPr>
          <w:p w14:paraId="76CD8014" w14:textId="77777777" w:rsidR="00A415AE" w:rsidRPr="00040147" w:rsidRDefault="00AC457B">
            <w:pPr>
              <w:jc w:val="center"/>
            </w:pPr>
            <w:r w:rsidRPr="00040147">
              <w:rPr>
                <w:sz w:val="18"/>
                <w:szCs w:val="18"/>
              </w:rPr>
              <w:t>546</w:t>
            </w:r>
          </w:p>
        </w:tc>
      </w:tr>
      <w:tr w:rsidR="00A415AE" w:rsidRPr="00040147" w14:paraId="5A815A78" w14:textId="77777777" w:rsidTr="005168FF">
        <w:trPr>
          <w:cantSplit/>
          <w:jc w:val="center"/>
        </w:trPr>
        <w:tc>
          <w:tcPr>
            <w:tcW w:w="800" w:type="dxa"/>
            <w:tcMar>
              <w:top w:w="30" w:type="dxa"/>
              <w:left w:w="50" w:type="dxa"/>
              <w:bottom w:w="30" w:type="dxa"/>
              <w:right w:w="50" w:type="dxa"/>
            </w:tcMar>
          </w:tcPr>
          <w:p w14:paraId="4CAAE6E6" w14:textId="77777777" w:rsidR="00A415AE" w:rsidRPr="00040147" w:rsidRDefault="00AC457B">
            <w:pPr>
              <w:jc w:val="center"/>
            </w:pPr>
            <w:r w:rsidRPr="00040147">
              <w:rPr>
                <w:sz w:val="18"/>
                <w:szCs w:val="18"/>
              </w:rPr>
              <w:t>4</w:t>
            </w:r>
          </w:p>
        </w:tc>
        <w:tc>
          <w:tcPr>
            <w:tcW w:w="1400" w:type="dxa"/>
            <w:tcMar>
              <w:top w:w="30" w:type="dxa"/>
              <w:left w:w="50" w:type="dxa"/>
              <w:bottom w:w="30" w:type="dxa"/>
              <w:right w:w="50" w:type="dxa"/>
            </w:tcMar>
          </w:tcPr>
          <w:p w14:paraId="5368D73A" w14:textId="77777777" w:rsidR="00A415AE" w:rsidRPr="00040147" w:rsidRDefault="00AC457B">
            <w:pPr>
              <w:jc w:val="center"/>
            </w:pPr>
            <w:r w:rsidRPr="00040147">
              <w:rPr>
                <w:sz w:val="18"/>
                <w:szCs w:val="18"/>
              </w:rPr>
              <w:t>dataset3</w:t>
            </w:r>
          </w:p>
        </w:tc>
        <w:tc>
          <w:tcPr>
            <w:tcW w:w="3200" w:type="dxa"/>
            <w:tcMar>
              <w:top w:w="30" w:type="dxa"/>
              <w:left w:w="50" w:type="dxa"/>
              <w:bottom w:w="30" w:type="dxa"/>
              <w:right w:w="50" w:type="dxa"/>
            </w:tcMar>
          </w:tcPr>
          <w:p w14:paraId="7815A575" w14:textId="77777777" w:rsidR="00A415AE" w:rsidRPr="00040147" w:rsidRDefault="00AC457B">
            <w:pPr>
              <w:jc w:val="center"/>
            </w:pPr>
            <w:r w:rsidRPr="00040147">
              <w:rPr>
                <w:sz w:val="18"/>
                <w:szCs w:val="18"/>
              </w:rPr>
              <w:t>综合内容待判别类</w:t>
            </w:r>
          </w:p>
        </w:tc>
        <w:tc>
          <w:tcPr>
            <w:tcW w:w="1200" w:type="dxa"/>
            <w:tcMar>
              <w:top w:w="30" w:type="dxa"/>
              <w:left w:w="50" w:type="dxa"/>
              <w:bottom w:w="30" w:type="dxa"/>
              <w:right w:w="50" w:type="dxa"/>
            </w:tcMar>
          </w:tcPr>
          <w:p w14:paraId="71796E17" w14:textId="77777777" w:rsidR="00A415AE" w:rsidRPr="00040147" w:rsidRDefault="00AC457B">
            <w:pPr>
              <w:jc w:val="center"/>
            </w:pPr>
            <w:r w:rsidRPr="00040147">
              <w:rPr>
                <w:sz w:val="18"/>
                <w:szCs w:val="18"/>
              </w:rPr>
              <w:t>301</w:t>
            </w:r>
          </w:p>
        </w:tc>
      </w:tr>
      <w:tr w:rsidR="00A415AE" w:rsidRPr="00040147" w14:paraId="6BAC7A59" w14:textId="77777777" w:rsidTr="005168FF">
        <w:trPr>
          <w:cantSplit/>
          <w:jc w:val="center"/>
        </w:trPr>
        <w:tc>
          <w:tcPr>
            <w:tcW w:w="800" w:type="dxa"/>
            <w:tcMar>
              <w:top w:w="30" w:type="dxa"/>
              <w:left w:w="50" w:type="dxa"/>
              <w:bottom w:w="30" w:type="dxa"/>
              <w:right w:w="50" w:type="dxa"/>
            </w:tcMar>
          </w:tcPr>
          <w:p w14:paraId="2F78A003" w14:textId="77777777" w:rsidR="00A415AE" w:rsidRPr="00040147" w:rsidRDefault="00AC457B">
            <w:pPr>
              <w:jc w:val="center"/>
            </w:pPr>
            <w:r w:rsidRPr="00040147">
              <w:rPr>
                <w:sz w:val="18"/>
                <w:szCs w:val="18"/>
              </w:rPr>
              <w:t>5</w:t>
            </w:r>
          </w:p>
        </w:tc>
        <w:tc>
          <w:tcPr>
            <w:tcW w:w="1400" w:type="dxa"/>
            <w:tcMar>
              <w:top w:w="30" w:type="dxa"/>
              <w:left w:w="50" w:type="dxa"/>
              <w:bottom w:w="30" w:type="dxa"/>
              <w:right w:w="50" w:type="dxa"/>
            </w:tcMar>
          </w:tcPr>
          <w:p w14:paraId="419F5494" w14:textId="77777777" w:rsidR="00A415AE" w:rsidRPr="00040147" w:rsidRDefault="00AC457B">
            <w:pPr>
              <w:jc w:val="center"/>
            </w:pPr>
            <w:r w:rsidRPr="00040147">
              <w:rPr>
                <w:sz w:val="18"/>
                <w:szCs w:val="18"/>
              </w:rPr>
              <w:t>dataset3</w:t>
            </w:r>
          </w:p>
        </w:tc>
        <w:tc>
          <w:tcPr>
            <w:tcW w:w="3200" w:type="dxa"/>
            <w:tcMar>
              <w:top w:w="30" w:type="dxa"/>
              <w:left w:w="50" w:type="dxa"/>
              <w:bottom w:w="30" w:type="dxa"/>
              <w:right w:w="50" w:type="dxa"/>
            </w:tcMar>
          </w:tcPr>
          <w:p w14:paraId="187C822B" w14:textId="77777777" w:rsidR="00A415AE" w:rsidRPr="00040147" w:rsidRDefault="00AC457B">
            <w:pPr>
              <w:jc w:val="center"/>
            </w:pPr>
            <w:r w:rsidRPr="00040147">
              <w:rPr>
                <w:sz w:val="18"/>
                <w:szCs w:val="18"/>
              </w:rPr>
              <w:t>科技专利与标准规范类</w:t>
            </w:r>
          </w:p>
        </w:tc>
        <w:tc>
          <w:tcPr>
            <w:tcW w:w="1200" w:type="dxa"/>
            <w:tcMar>
              <w:top w:w="30" w:type="dxa"/>
              <w:left w:w="50" w:type="dxa"/>
              <w:bottom w:w="30" w:type="dxa"/>
              <w:right w:w="50" w:type="dxa"/>
            </w:tcMar>
          </w:tcPr>
          <w:p w14:paraId="7B9A5B46" w14:textId="77777777" w:rsidR="00A415AE" w:rsidRPr="00040147" w:rsidRDefault="00AC457B">
            <w:pPr>
              <w:jc w:val="center"/>
            </w:pPr>
            <w:r w:rsidRPr="00040147">
              <w:rPr>
                <w:sz w:val="18"/>
                <w:szCs w:val="18"/>
              </w:rPr>
              <w:t>259</w:t>
            </w:r>
          </w:p>
        </w:tc>
      </w:tr>
      <w:tr w:rsidR="00A415AE" w:rsidRPr="00040147" w14:paraId="03F28163" w14:textId="77777777" w:rsidTr="005168FF">
        <w:trPr>
          <w:cantSplit/>
          <w:jc w:val="center"/>
        </w:trPr>
        <w:tc>
          <w:tcPr>
            <w:tcW w:w="800" w:type="dxa"/>
            <w:tcMar>
              <w:top w:w="30" w:type="dxa"/>
              <w:left w:w="50" w:type="dxa"/>
              <w:bottom w:w="30" w:type="dxa"/>
              <w:right w:w="50" w:type="dxa"/>
            </w:tcMar>
          </w:tcPr>
          <w:p w14:paraId="52DE9427" w14:textId="77777777" w:rsidR="00A415AE" w:rsidRPr="00040147" w:rsidRDefault="00AC457B">
            <w:pPr>
              <w:jc w:val="center"/>
            </w:pPr>
            <w:r w:rsidRPr="00040147">
              <w:rPr>
                <w:sz w:val="18"/>
                <w:szCs w:val="18"/>
              </w:rPr>
              <w:t>6</w:t>
            </w:r>
          </w:p>
        </w:tc>
        <w:tc>
          <w:tcPr>
            <w:tcW w:w="1400" w:type="dxa"/>
            <w:tcMar>
              <w:top w:w="30" w:type="dxa"/>
              <w:left w:w="50" w:type="dxa"/>
              <w:bottom w:w="30" w:type="dxa"/>
              <w:right w:w="50" w:type="dxa"/>
            </w:tcMar>
          </w:tcPr>
          <w:p w14:paraId="3FE684B1" w14:textId="77777777" w:rsidR="00A415AE" w:rsidRPr="00040147" w:rsidRDefault="00AC457B">
            <w:pPr>
              <w:jc w:val="center"/>
            </w:pPr>
            <w:r w:rsidRPr="00040147">
              <w:rPr>
                <w:sz w:val="18"/>
                <w:szCs w:val="18"/>
              </w:rPr>
              <w:t>dataset3</w:t>
            </w:r>
          </w:p>
        </w:tc>
        <w:tc>
          <w:tcPr>
            <w:tcW w:w="3200" w:type="dxa"/>
            <w:tcMar>
              <w:top w:w="30" w:type="dxa"/>
              <w:left w:w="50" w:type="dxa"/>
              <w:bottom w:w="30" w:type="dxa"/>
              <w:right w:w="50" w:type="dxa"/>
            </w:tcMar>
          </w:tcPr>
          <w:p w14:paraId="097D630E" w14:textId="77777777" w:rsidR="00A415AE" w:rsidRPr="00040147" w:rsidRDefault="00AC457B">
            <w:pPr>
              <w:jc w:val="center"/>
            </w:pPr>
            <w:r w:rsidRPr="00040147">
              <w:rPr>
                <w:sz w:val="18"/>
                <w:szCs w:val="18"/>
              </w:rPr>
              <w:t>资源环境与城市建设类</w:t>
            </w:r>
          </w:p>
        </w:tc>
        <w:tc>
          <w:tcPr>
            <w:tcW w:w="1200" w:type="dxa"/>
            <w:tcMar>
              <w:top w:w="30" w:type="dxa"/>
              <w:left w:w="50" w:type="dxa"/>
              <w:bottom w:w="30" w:type="dxa"/>
              <w:right w:w="50" w:type="dxa"/>
            </w:tcMar>
          </w:tcPr>
          <w:p w14:paraId="2A4DC104" w14:textId="77777777" w:rsidR="00A415AE" w:rsidRPr="00040147" w:rsidRDefault="00AC457B">
            <w:pPr>
              <w:jc w:val="center"/>
            </w:pPr>
            <w:r w:rsidRPr="00040147">
              <w:rPr>
                <w:sz w:val="18"/>
                <w:szCs w:val="18"/>
              </w:rPr>
              <w:t>167</w:t>
            </w:r>
          </w:p>
        </w:tc>
      </w:tr>
      <w:tr w:rsidR="00A415AE" w:rsidRPr="00040147" w14:paraId="7D5E9C0E" w14:textId="77777777" w:rsidTr="005168FF">
        <w:trPr>
          <w:cantSplit/>
          <w:jc w:val="center"/>
        </w:trPr>
        <w:tc>
          <w:tcPr>
            <w:tcW w:w="800" w:type="dxa"/>
            <w:tcMar>
              <w:top w:w="30" w:type="dxa"/>
              <w:left w:w="50" w:type="dxa"/>
              <w:bottom w:w="30" w:type="dxa"/>
              <w:right w:w="50" w:type="dxa"/>
            </w:tcMar>
          </w:tcPr>
          <w:p w14:paraId="095A58A8" w14:textId="77777777" w:rsidR="00A415AE" w:rsidRPr="00040147" w:rsidRDefault="00AC457B">
            <w:pPr>
              <w:jc w:val="center"/>
            </w:pPr>
            <w:r w:rsidRPr="00040147">
              <w:rPr>
                <w:sz w:val="18"/>
                <w:szCs w:val="18"/>
              </w:rPr>
              <w:t>7</w:t>
            </w:r>
          </w:p>
        </w:tc>
        <w:tc>
          <w:tcPr>
            <w:tcW w:w="1400" w:type="dxa"/>
            <w:tcMar>
              <w:top w:w="30" w:type="dxa"/>
              <w:left w:w="50" w:type="dxa"/>
              <w:bottom w:w="30" w:type="dxa"/>
              <w:right w:w="50" w:type="dxa"/>
            </w:tcMar>
          </w:tcPr>
          <w:p w14:paraId="6A07E684" w14:textId="77777777" w:rsidR="00A415AE" w:rsidRPr="00040147" w:rsidRDefault="00AC457B">
            <w:pPr>
              <w:jc w:val="center"/>
            </w:pPr>
            <w:r w:rsidRPr="00040147">
              <w:rPr>
                <w:sz w:val="18"/>
                <w:szCs w:val="18"/>
              </w:rPr>
              <w:t>dataset3</w:t>
            </w:r>
          </w:p>
        </w:tc>
        <w:tc>
          <w:tcPr>
            <w:tcW w:w="3200" w:type="dxa"/>
            <w:tcMar>
              <w:top w:w="30" w:type="dxa"/>
              <w:left w:w="50" w:type="dxa"/>
              <w:bottom w:w="30" w:type="dxa"/>
              <w:right w:w="50" w:type="dxa"/>
            </w:tcMar>
          </w:tcPr>
          <w:p w14:paraId="4C234CB7" w14:textId="77777777" w:rsidR="00A415AE" w:rsidRPr="00040147" w:rsidRDefault="00AC457B">
            <w:pPr>
              <w:jc w:val="center"/>
            </w:pPr>
            <w:r w:rsidRPr="00040147">
              <w:rPr>
                <w:sz w:val="18"/>
                <w:szCs w:val="18"/>
              </w:rPr>
              <w:t>企业投资与房地产类</w:t>
            </w:r>
          </w:p>
        </w:tc>
        <w:tc>
          <w:tcPr>
            <w:tcW w:w="1200" w:type="dxa"/>
            <w:tcMar>
              <w:top w:w="30" w:type="dxa"/>
              <w:left w:w="50" w:type="dxa"/>
              <w:bottom w:w="30" w:type="dxa"/>
              <w:right w:w="50" w:type="dxa"/>
            </w:tcMar>
          </w:tcPr>
          <w:p w14:paraId="0142DE81" w14:textId="77777777" w:rsidR="00A415AE" w:rsidRPr="00040147" w:rsidRDefault="00AC457B">
            <w:pPr>
              <w:jc w:val="center"/>
            </w:pPr>
            <w:r w:rsidRPr="00040147">
              <w:rPr>
                <w:sz w:val="18"/>
                <w:szCs w:val="18"/>
              </w:rPr>
              <w:t>152</w:t>
            </w:r>
          </w:p>
        </w:tc>
      </w:tr>
      <w:tr w:rsidR="00A415AE" w:rsidRPr="00040147" w14:paraId="069DB99B" w14:textId="77777777" w:rsidTr="005168FF">
        <w:trPr>
          <w:cantSplit/>
          <w:jc w:val="center"/>
        </w:trPr>
        <w:tc>
          <w:tcPr>
            <w:tcW w:w="800" w:type="dxa"/>
            <w:tcMar>
              <w:top w:w="30" w:type="dxa"/>
              <w:left w:w="50" w:type="dxa"/>
              <w:bottom w:w="30" w:type="dxa"/>
              <w:right w:w="50" w:type="dxa"/>
            </w:tcMar>
          </w:tcPr>
          <w:p w14:paraId="3195B0D6" w14:textId="77777777" w:rsidR="00A415AE" w:rsidRPr="00040147" w:rsidRDefault="00AC457B">
            <w:pPr>
              <w:jc w:val="center"/>
            </w:pPr>
            <w:r w:rsidRPr="00040147">
              <w:rPr>
                <w:sz w:val="18"/>
                <w:szCs w:val="18"/>
              </w:rPr>
              <w:t>8</w:t>
            </w:r>
          </w:p>
        </w:tc>
        <w:tc>
          <w:tcPr>
            <w:tcW w:w="1400" w:type="dxa"/>
            <w:tcMar>
              <w:top w:w="30" w:type="dxa"/>
              <w:left w:w="50" w:type="dxa"/>
              <w:bottom w:w="30" w:type="dxa"/>
              <w:right w:w="50" w:type="dxa"/>
            </w:tcMar>
          </w:tcPr>
          <w:p w14:paraId="56ADC866" w14:textId="77777777" w:rsidR="00A415AE" w:rsidRPr="00040147" w:rsidRDefault="00AC457B">
            <w:pPr>
              <w:jc w:val="center"/>
            </w:pPr>
            <w:r w:rsidRPr="00040147">
              <w:rPr>
                <w:sz w:val="18"/>
                <w:szCs w:val="18"/>
              </w:rPr>
              <w:t>dataset3</w:t>
            </w:r>
          </w:p>
        </w:tc>
        <w:tc>
          <w:tcPr>
            <w:tcW w:w="3200" w:type="dxa"/>
            <w:tcMar>
              <w:top w:w="30" w:type="dxa"/>
              <w:left w:w="50" w:type="dxa"/>
              <w:bottom w:w="30" w:type="dxa"/>
              <w:right w:w="50" w:type="dxa"/>
            </w:tcMar>
          </w:tcPr>
          <w:p w14:paraId="63EDD5E8" w14:textId="77777777" w:rsidR="00A415AE" w:rsidRPr="00040147" w:rsidRDefault="00AC457B">
            <w:pPr>
              <w:jc w:val="center"/>
            </w:pPr>
            <w:r w:rsidRPr="00040147">
              <w:rPr>
                <w:sz w:val="18"/>
                <w:szCs w:val="18"/>
              </w:rPr>
              <w:t>文化旅游与居民消费类</w:t>
            </w:r>
          </w:p>
        </w:tc>
        <w:tc>
          <w:tcPr>
            <w:tcW w:w="1200" w:type="dxa"/>
            <w:tcMar>
              <w:top w:w="30" w:type="dxa"/>
              <w:left w:w="50" w:type="dxa"/>
              <w:bottom w:w="30" w:type="dxa"/>
              <w:right w:w="50" w:type="dxa"/>
            </w:tcMar>
          </w:tcPr>
          <w:p w14:paraId="363411DA" w14:textId="77777777" w:rsidR="00A415AE" w:rsidRPr="00040147" w:rsidRDefault="00AC457B">
            <w:pPr>
              <w:jc w:val="center"/>
            </w:pPr>
            <w:r w:rsidRPr="00040147">
              <w:rPr>
                <w:sz w:val="18"/>
                <w:szCs w:val="18"/>
              </w:rPr>
              <w:t>118</w:t>
            </w:r>
          </w:p>
        </w:tc>
      </w:tr>
    </w:tbl>
    <w:p w14:paraId="6BE627E1" w14:textId="77777777" w:rsidR="00A415AE" w:rsidRPr="00040147" w:rsidRDefault="00AC457B" w:rsidP="00844D88">
      <w:pPr>
        <w:spacing w:beforeLines="100" w:before="240" w:line="360" w:lineRule="auto"/>
        <w:ind w:firstLine="482"/>
        <w:jc w:val="both"/>
      </w:pPr>
      <w:proofErr w:type="spellStart"/>
      <w:r w:rsidRPr="00040147">
        <w:t>multi_class</w:t>
      </w:r>
      <w:proofErr w:type="spellEnd"/>
      <w:r w:rsidRPr="00040147">
        <w:t>较高（</w:t>
      </w:r>
      <w:r w:rsidRPr="00040147">
        <w:t>28.6%</w:t>
      </w:r>
      <w:r w:rsidRPr="00040147">
        <w:t>）并非模型失败，而是边界保守策略的体现。文件归类本身具有交叉性，将低间隔样本交由问题三的人工复核模块处理，可避免自动系统做出过度确定的错误判断。</w:t>
      </w:r>
    </w:p>
    <w:p w14:paraId="7794C1E5" w14:textId="77777777" w:rsidR="007D4870" w:rsidRDefault="00AC457B">
      <w:r>
        <w:t>为进一步展示问题二的综合结果，分类结构、边界状态与高频主题分布如图</w:t>
      </w:r>
      <w:r>
        <w:t>12</w:t>
      </w:r>
      <w:r>
        <w:t>所示。</w:t>
      </w:r>
    </w:p>
    <w:p w14:paraId="20DF6268" w14:textId="77777777" w:rsidR="007D4870" w:rsidRDefault="00AC457B">
      <w:pPr>
        <w:jc w:val="center"/>
      </w:pPr>
      <w:r>
        <w:rPr>
          <w:noProof/>
        </w:rPr>
        <w:lastRenderedPageBreak/>
        <w:drawing>
          <wp:inline distT="0" distB="0" distL="0" distR="0" wp14:anchorId="6E0AD9F7" wp14:editId="066A78A6">
            <wp:extent cx="5714390" cy="3336566"/>
            <wp:effectExtent l="0" t="0" r="635" b="0"/>
            <wp:docPr id="12" name="Picture 193448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ield_weighted_model_formula_fixed.png"/>
                    <pic:cNvPicPr/>
                  </pic:nvPicPr>
                  <pic:blipFill rotWithShape="1">
                    <a:blip r:embed="rId27"/>
                    <a:srcRect t="6472"/>
                    <a:stretch>
                      <a:fillRect/>
                    </a:stretch>
                  </pic:blipFill>
                  <pic:spPr bwMode="auto">
                    <a:xfrm>
                      <a:off x="0" y="0"/>
                      <a:ext cx="5715000" cy="3336922"/>
                    </a:xfrm>
                    <a:prstGeom prst="rect">
                      <a:avLst/>
                    </a:prstGeom>
                    <a:ln>
                      <a:noFill/>
                    </a:ln>
                    <a:extLst>
                      <a:ext uri="{53640926-AAD7-44D8-BBD7-CCE9431645EC}">
                        <a14:shadowObscured xmlns:a14="http://schemas.microsoft.com/office/drawing/2010/main"/>
                      </a:ext>
                    </a:extLst>
                  </pic:spPr>
                </pic:pic>
              </a:graphicData>
            </a:graphic>
          </wp:inline>
        </w:drawing>
      </w:r>
    </w:p>
    <w:p w14:paraId="34CEFF22" w14:textId="77777777" w:rsidR="007D4870" w:rsidRDefault="00AC457B">
      <w:pPr>
        <w:jc w:val="center"/>
      </w:pPr>
      <w:r>
        <w:t>图</w:t>
      </w:r>
      <w:r>
        <w:t xml:space="preserve">12 </w:t>
      </w:r>
      <w:r>
        <w:t>问题二分类结果、边界状态与高频主题结构</w:t>
      </w:r>
    </w:p>
    <w:p w14:paraId="041E7C8B" w14:textId="77777777" w:rsidR="00A415AE" w:rsidRPr="00040147" w:rsidRDefault="00AC457B">
      <w:pPr>
        <w:pStyle w:val="2"/>
        <w:spacing w:line="360" w:lineRule="auto"/>
      </w:pPr>
      <w:bookmarkStart w:id="654" w:name="_Toc229322479"/>
      <w:r w:rsidRPr="00040147">
        <w:t xml:space="preserve">6.7 </w:t>
      </w:r>
      <w:r w:rsidRPr="00040147">
        <w:t>自</w:t>
      </w:r>
      <w:proofErr w:type="gramStart"/>
      <w:r w:rsidRPr="00040147">
        <w:t>建评价</w:t>
      </w:r>
      <w:proofErr w:type="gramEnd"/>
      <w:r w:rsidRPr="00040147">
        <w:t>指标</w:t>
      </w:r>
      <w:bookmarkEnd w:id="654"/>
    </w:p>
    <w:p w14:paraId="209C9506" w14:textId="77777777" w:rsidR="00A415AE" w:rsidRPr="00040147" w:rsidRDefault="00AC457B">
      <w:pPr>
        <w:spacing w:line="360" w:lineRule="auto"/>
        <w:ind w:firstLine="480"/>
        <w:jc w:val="both"/>
      </w:pPr>
      <w:r>
        <w:rPr>
          <w:rFonts w:ascii="宋体" w:hAnsi="宋体"/>
          <w:sz w:val="21"/>
        </w:rPr>
        <w:t>由于赛题未提供全量人工标注，本文不将问题</w:t>
      </w:r>
      <w:proofErr w:type="gramStart"/>
      <w:r>
        <w:rPr>
          <w:rFonts w:ascii="宋体" w:hAnsi="宋体"/>
          <w:sz w:val="21"/>
        </w:rPr>
        <w:t>二结果</w:t>
      </w:r>
      <w:proofErr w:type="gramEnd"/>
      <w:r>
        <w:rPr>
          <w:rFonts w:ascii="宋体" w:hAnsi="宋体"/>
          <w:sz w:val="21"/>
        </w:rPr>
        <w:t>写成监督分类准确率，而是从五个角度评价分类质量：（1）可分性：assigned、</w:t>
      </w:r>
      <w:proofErr w:type="spellStart"/>
      <w:r>
        <w:rPr>
          <w:rFonts w:ascii="宋体" w:hAnsi="宋体"/>
          <w:sz w:val="21"/>
        </w:rPr>
        <w:t>multi_class</w:t>
      </w:r>
      <w:proofErr w:type="spellEnd"/>
      <w:r>
        <w:rPr>
          <w:rFonts w:ascii="宋体" w:hAnsi="宋体"/>
          <w:sz w:val="21"/>
        </w:rPr>
        <w:t>、unclassifiable的比例分布；（2）置信度：最高候选类别在</w:t>
      </w:r>
      <w:proofErr w:type="spellStart"/>
      <w:r>
        <w:rPr>
          <w:rFonts w:ascii="宋体" w:hAnsi="宋体"/>
          <w:sz w:val="21"/>
        </w:rPr>
        <w:t>TopK</w:t>
      </w:r>
      <w:proofErr w:type="spellEnd"/>
      <w:r>
        <w:rPr>
          <w:rFonts w:ascii="宋体" w:hAnsi="宋体"/>
          <w:sz w:val="21"/>
        </w:rPr>
        <w:t>候选中的相对优势；（3）边界清晰度：最高</w:t>
      </w:r>
      <w:proofErr w:type="gramStart"/>
      <w:r>
        <w:rPr>
          <w:rFonts w:ascii="宋体" w:hAnsi="宋体"/>
          <w:sz w:val="21"/>
        </w:rPr>
        <w:t>候选与</w:t>
      </w:r>
      <w:proofErr w:type="gramEnd"/>
      <w:r>
        <w:rPr>
          <w:rFonts w:ascii="宋体" w:hAnsi="宋体"/>
          <w:sz w:val="21"/>
        </w:rPr>
        <w:t>次高候选之间的得分间隔；（4）可解释性：关键词覆盖率、匹配关键词和候选类别证据；（5）字段完整度：标题、正文、表格和OCR文本等字段的信息覆盖情况。这些指标用于无标签条件下的相对质量分析，不等同于真实分类准确率。</w:t>
      </w:r>
    </w:p>
    <w:p w14:paraId="320DC752" w14:textId="77777777" w:rsidR="00A415AE" w:rsidRPr="00040147" w:rsidRDefault="00AC457B">
      <w:pPr>
        <w:pStyle w:val="2"/>
        <w:spacing w:line="360" w:lineRule="auto"/>
      </w:pPr>
      <w:bookmarkStart w:id="655" w:name="_Toc229322480"/>
      <w:r w:rsidRPr="00040147">
        <w:t xml:space="preserve">6.8 </w:t>
      </w:r>
      <w:r w:rsidRPr="00040147">
        <w:t>人工抽样核查</w:t>
      </w:r>
      <w:bookmarkEnd w:id="655"/>
    </w:p>
    <w:p w14:paraId="55A45AD9" w14:textId="77777777" w:rsidR="00A415AE" w:rsidRPr="00040147" w:rsidRDefault="00AC457B">
      <w:pPr>
        <w:spacing w:line="360" w:lineRule="auto"/>
        <w:ind w:firstLine="480"/>
        <w:jc w:val="both"/>
      </w:pPr>
      <w:r w:rsidRPr="00040147">
        <w:t>为进一步检验归类结果的合理性，本文基于人工核查工作台对问题二的边界样本进行了分层抽样。两批导出日志合并后按</w:t>
      </w:r>
      <w:proofErr w:type="spellStart"/>
      <w:r w:rsidRPr="00040147">
        <w:t>doc_id</w:t>
      </w:r>
      <w:proofErr w:type="spellEnd"/>
      <w:r w:rsidRPr="00040147">
        <w:t>保留最新人工结论，得到</w:t>
      </w:r>
      <w:r w:rsidRPr="00040147">
        <w:t>61</w:t>
      </w:r>
      <w:r w:rsidRPr="00040147">
        <w:t>个独立核查样本，覆盖无法归类、教育科研、政府治理和多类别边界等场景。其中可评价分类样本</w:t>
      </w:r>
      <w:r w:rsidRPr="00040147">
        <w:t>45</w:t>
      </w:r>
      <w:r w:rsidRPr="00040147">
        <w:t>个，人工确认原类别可接受</w:t>
      </w:r>
      <w:r w:rsidRPr="00040147">
        <w:t>24</w:t>
      </w:r>
      <w:r w:rsidRPr="00040147">
        <w:t>个，人工调整到更合适类别</w:t>
      </w:r>
      <w:r w:rsidRPr="00040147">
        <w:t>21</w:t>
      </w:r>
      <w:r w:rsidRPr="00040147">
        <w:t>个，另有</w:t>
      </w:r>
      <w:r w:rsidRPr="00040147">
        <w:t>16</w:t>
      </w:r>
      <w:r w:rsidRPr="00040147">
        <w:t>个样本被标记为噪声、存疑或无法归类。该结果说明模型具备可用分类基础，但边界样本和弱文本样本仍需要通过人工复核平台进行确认与修正。</w:t>
      </w:r>
    </w:p>
    <w:p w14:paraId="1D3E0A4E" w14:textId="77777777" w:rsidR="00A415AE" w:rsidRPr="00040147" w:rsidRDefault="00AC457B">
      <w:pPr>
        <w:pStyle w:val="1"/>
        <w:spacing w:line="360" w:lineRule="auto"/>
      </w:pPr>
      <w:bookmarkStart w:id="656" w:name="_Toc229322481"/>
      <w:r w:rsidRPr="00040147">
        <w:t xml:space="preserve">7 </w:t>
      </w:r>
      <w:r w:rsidRPr="00040147">
        <w:t>问题三：人工复核优先级与资源约束优化</w:t>
      </w:r>
      <w:bookmarkEnd w:id="656"/>
    </w:p>
    <w:p w14:paraId="701E1325" w14:textId="77777777" w:rsidR="00A415AE" w:rsidRPr="00040147" w:rsidRDefault="00AC457B">
      <w:pPr>
        <w:pStyle w:val="2"/>
        <w:spacing w:line="360" w:lineRule="auto"/>
      </w:pPr>
      <w:bookmarkStart w:id="657" w:name="_Toc229322482"/>
      <w:r w:rsidRPr="00040147">
        <w:lastRenderedPageBreak/>
        <w:t xml:space="preserve">7.1 </w:t>
      </w:r>
      <w:r w:rsidRPr="00040147">
        <w:t>建模目标</w:t>
      </w:r>
      <w:bookmarkEnd w:id="657"/>
    </w:p>
    <w:p w14:paraId="4CD17737" w14:textId="77777777" w:rsidR="00A415AE" w:rsidRPr="00040147" w:rsidRDefault="00AC457B">
      <w:pPr>
        <w:spacing w:line="360" w:lineRule="auto"/>
        <w:ind w:firstLine="480"/>
        <w:jc w:val="both"/>
      </w:pPr>
      <w:r w:rsidRPr="00040147">
        <w:t>问题三需要在数据集</w:t>
      </w:r>
      <w:r w:rsidRPr="00040147">
        <w:t>4</w:t>
      </w:r>
      <w:r w:rsidRPr="00040147">
        <w:t>给出的有限人工复核资源下，决定哪些文件优先进入人工复核，哪些文件可以自动归档，哪些文件需要延后处理。核心不是再分类，而是将问题二输出的置信度、边界状态和敏感信号转化为可操作的复核优先级。</w:t>
      </w:r>
    </w:p>
    <w:p w14:paraId="1AD74DBA" w14:textId="77777777" w:rsidR="007D4870" w:rsidRDefault="00AC457B">
      <w:r>
        <w:rPr>
          <w:rFonts w:ascii="宋体" w:hAnsi="宋体"/>
          <w:sz w:val="21"/>
        </w:rPr>
        <w:t>在进入具体资源分配前，本文先将问题</w:t>
      </w:r>
      <w:proofErr w:type="gramStart"/>
      <w:r>
        <w:rPr>
          <w:rFonts w:ascii="宋体" w:hAnsi="宋体"/>
          <w:sz w:val="21"/>
        </w:rPr>
        <w:t>二结果</w:t>
      </w:r>
      <w:proofErr w:type="gramEnd"/>
      <w:r>
        <w:rPr>
          <w:rFonts w:ascii="宋体" w:hAnsi="宋体"/>
          <w:sz w:val="21"/>
        </w:rPr>
        <w:t>转化为三类处理建议：</w:t>
      </w:r>
      <w:proofErr w:type="spellStart"/>
      <w:r>
        <w:rPr>
          <w:rFonts w:ascii="宋体" w:hAnsi="宋体"/>
          <w:sz w:val="21"/>
        </w:rPr>
        <w:t>must_review</w:t>
      </w:r>
      <w:proofErr w:type="spellEnd"/>
      <w:r>
        <w:rPr>
          <w:rFonts w:ascii="宋体" w:hAnsi="宋体"/>
          <w:sz w:val="21"/>
        </w:rPr>
        <w:t>表示高风险、高不确定或强敏感文件，应优先人工复核；</w:t>
      </w:r>
      <w:proofErr w:type="spellStart"/>
      <w:r>
        <w:rPr>
          <w:rFonts w:ascii="宋体" w:hAnsi="宋体"/>
          <w:sz w:val="21"/>
        </w:rPr>
        <w:t>review_if_capacity</w:t>
      </w:r>
      <w:proofErr w:type="spellEnd"/>
      <w:r>
        <w:rPr>
          <w:rFonts w:ascii="宋体" w:hAnsi="宋体"/>
          <w:sz w:val="21"/>
        </w:rPr>
        <w:t>表示中风险文件，在资源允许时复核；</w:t>
      </w:r>
      <w:proofErr w:type="spellStart"/>
      <w:r>
        <w:rPr>
          <w:rFonts w:ascii="宋体" w:hAnsi="宋体"/>
          <w:sz w:val="21"/>
        </w:rPr>
        <w:t>auto_archive</w:t>
      </w:r>
      <w:proofErr w:type="spellEnd"/>
      <w:r>
        <w:rPr>
          <w:rFonts w:ascii="宋体" w:hAnsi="宋体"/>
          <w:sz w:val="21"/>
        </w:rPr>
        <w:t>表示低风险文件，可自动归档或延后抽查。当前4519条新文件中，</w:t>
      </w:r>
      <w:proofErr w:type="spellStart"/>
      <w:r>
        <w:rPr>
          <w:rFonts w:ascii="宋体" w:hAnsi="宋体"/>
          <w:sz w:val="21"/>
        </w:rPr>
        <w:t>auto_archive</w:t>
      </w:r>
      <w:proofErr w:type="spellEnd"/>
      <w:r>
        <w:rPr>
          <w:rFonts w:ascii="宋体" w:hAnsi="宋体"/>
          <w:sz w:val="21"/>
        </w:rPr>
        <w:t>=2694，</w:t>
      </w:r>
      <w:proofErr w:type="spellStart"/>
      <w:r>
        <w:rPr>
          <w:rFonts w:ascii="宋体" w:hAnsi="宋体"/>
          <w:sz w:val="21"/>
        </w:rPr>
        <w:t>review_if_capacity</w:t>
      </w:r>
      <w:proofErr w:type="spellEnd"/>
      <w:r>
        <w:rPr>
          <w:rFonts w:ascii="宋体" w:hAnsi="宋体"/>
          <w:sz w:val="21"/>
        </w:rPr>
        <w:t>=1227，</w:t>
      </w:r>
      <w:proofErr w:type="spellStart"/>
      <w:r>
        <w:rPr>
          <w:rFonts w:ascii="宋体" w:hAnsi="宋体"/>
          <w:sz w:val="21"/>
        </w:rPr>
        <w:t>must_review</w:t>
      </w:r>
      <w:proofErr w:type="spellEnd"/>
      <w:r>
        <w:rPr>
          <w:rFonts w:ascii="宋体" w:hAnsi="宋体"/>
          <w:sz w:val="21"/>
        </w:rPr>
        <w:t>=598。后续high/medium/low优先级是在此基础上进一步结合AHP综合得分得到的复核排序层，两者含义不同。</w:t>
      </w:r>
    </w:p>
    <w:p w14:paraId="50CD9CC1" w14:textId="77777777" w:rsidR="00A415AE" w:rsidRPr="00040147" w:rsidRDefault="00AC457B">
      <w:pPr>
        <w:pStyle w:val="2"/>
        <w:spacing w:line="360" w:lineRule="auto"/>
      </w:pPr>
      <w:bookmarkStart w:id="658" w:name="_Toc229322483"/>
      <w:r w:rsidRPr="00040147">
        <w:t xml:space="preserve">7.2 </w:t>
      </w:r>
      <w:r w:rsidRPr="00040147">
        <w:t>错</w:t>
      </w:r>
      <w:proofErr w:type="gramStart"/>
      <w:r w:rsidRPr="00040147">
        <w:t>分风险</w:t>
      </w:r>
      <w:proofErr w:type="gramEnd"/>
      <w:r w:rsidRPr="00040147">
        <w:t>指标</w:t>
      </w:r>
      <w:bookmarkEnd w:id="658"/>
    </w:p>
    <w:p w14:paraId="7B037D30" w14:textId="77777777" w:rsidR="00A415AE" w:rsidRPr="00040147" w:rsidRDefault="00AC457B">
      <w:pPr>
        <w:spacing w:line="360" w:lineRule="auto"/>
        <w:ind w:firstLine="480"/>
        <w:jc w:val="both"/>
      </w:pPr>
      <w:r w:rsidRPr="00040147">
        <w:t>错</w:t>
      </w:r>
      <w:proofErr w:type="gramStart"/>
      <w:r w:rsidRPr="00040147">
        <w:t>分风险</w:t>
      </w:r>
      <w:proofErr w:type="spellStart"/>
      <w:proofErr w:type="gramEnd"/>
      <w:r w:rsidRPr="00040147">
        <w:t>R_i</w:t>
      </w:r>
      <w:proofErr w:type="spellEnd"/>
      <w:r w:rsidRPr="00040147">
        <w:t>综合</w:t>
      </w:r>
      <w:proofErr w:type="gramStart"/>
      <w:r w:rsidRPr="00040147">
        <w:t>考量</w:t>
      </w:r>
      <w:proofErr w:type="gramEnd"/>
      <w:r w:rsidRPr="00040147">
        <w:t>分类状态（</w:t>
      </w:r>
      <w:r w:rsidRPr="00040147">
        <w:t>assigned/</w:t>
      </w:r>
      <w:proofErr w:type="spellStart"/>
      <w:r w:rsidRPr="00040147">
        <w:t>multi_class</w:t>
      </w:r>
      <w:proofErr w:type="spellEnd"/>
      <w:r w:rsidRPr="00040147">
        <w:t>/unclassifiable</w:t>
      </w:r>
      <w:r w:rsidRPr="00040147">
        <w:t>）、置信度</w:t>
      </w:r>
      <w:proofErr w:type="spellStart"/>
      <w:r w:rsidRPr="00040147">
        <w:t>p_i</w:t>
      </w:r>
      <w:proofErr w:type="spellEnd"/>
      <w:r w:rsidRPr="00040147">
        <w:t>、边界间隔</w:t>
      </w:r>
      <w:proofErr w:type="spellStart"/>
      <w:r w:rsidRPr="00040147">
        <w:t>Δ_i</w:t>
      </w:r>
      <w:proofErr w:type="spellEnd"/>
      <w:r w:rsidRPr="00040147">
        <w:t>、字段完整度和解析状态。</w:t>
      </w:r>
      <w:proofErr w:type="spellStart"/>
      <w:r w:rsidRPr="00040147">
        <w:t>multi_class</w:t>
      </w:r>
      <w:proofErr w:type="spellEnd"/>
      <w:r w:rsidRPr="00040147">
        <w:t>样本和</w:t>
      </w:r>
      <w:r w:rsidRPr="00040147">
        <w:t>unclassifiable</w:t>
      </w:r>
      <w:r w:rsidRPr="00040147">
        <w:t>样本天然具有较高的错分风险，低置信度和小边界间隔的</w:t>
      </w:r>
      <w:r w:rsidRPr="00040147">
        <w:t>assigned</w:t>
      </w:r>
      <w:r w:rsidRPr="00040147">
        <w:t>样本风险次之，高置信度且解析完整的高质量样本风险最低。</w:t>
      </w:r>
    </w:p>
    <w:p w14:paraId="4FE69BEA" w14:textId="77777777" w:rsidR="00A415AE" w:rsidRPr="00040147" w:rsidRDefault="00AC457B">
      <w:pPr>
        <w:pStyle w:val="2"/>
        <w:spacing w:line="360" w:lineRule="auto"/>
      </w:pPr>
      <w:bookmarkStart w:id="659" w:name="_Toc229322484"/>
      <w:r w:rsidRPr="00040147">
        <w:t xml:space="preserve">7.3 </w:t>
      </w:r>
      <w:r w:rsidRPr="00040147">
        <w:t>紧急程度指标</w:t>
      </w:r>
      <w:bookmarkEnd w:id="659"/>
    </w:p>
    <w:p w14:paraId="5CF8350D" w14:textId="77777777" w:rsidR="00A415AE" w:rsidRPr="00040147" w:rsidRDefault="00AC457B">
      <w:pPr>
        <w:spacing w:line="360" w:lineRule="auto"/>
        <w:ind w:firstLine="480"/>
        <w:jc w:val="both"/>
      </w:pPr>
      <w:r w:rsidRPr="00040147">
        <w:t>紧急程度</w:t>
      </w:r>
      <w:proofErr w:type="spellStart"/>
      <w:r w:rsidRPr="00040147">
        <w:t>U_i</w:t>
      </w:r>
      <w:proofErr w:type="spellEnd"/>
      <w:r w:rsidRPr="00040147">
        <w:t>从正文、标题、时间字段和关键词中提取。检测紧急、立即、限期、截止、今天、明天、本周、本月等紧急词，并结合日期表达式判断时间压力。含有紧急性表达或临近截止时间的文件，紧急程度得分相应升高。</w:t>
      </w:r>
    </w:p>
    <w:p w14:paraId="391813C8" w14:textId="77777777" w:rsidR="00A415AE" w:rsidRPr="00040147" w:rsidRDefault="00AC457B">
      <w:pPr>
        <w:pStyle w:val="2"/>
        <w:spacing w:line="360" w:lineRule="auto"/>
      </w:pPr>
      <w:bookmarkStart w:id="660" w:name="_Toc229322485"/>
      <w:r w:rsidRPr="00040147">
        <w:t xml:space="preserve">7.4 </w:t>
      </w:r>
      <w:r w:rsidRPr="00040147">
        <w:t>复核必要性指标</w:t>
      </w:r>
      <w:bookmarkEnd w:id="660"/>
    </w:p>
    <w:p w14:paraId="6BBBB43F" w14:textId="77777777" w:rsidR="00A415AE" w:rsidRPr="00040147" w:rsidRDefault="00AC457B">
      <w:pPr>
        <w:spacing w:line="360" w:lineRule="auto"/>
        <w:ind w:firstLine="480"/>
        <w:jc w:val="both"/>
      </w:pPr>
      <w:r w:rsidRPr="00040147">
        <w:t>复核必要性</w:t>
      </w:r>
      <w:proofErr w:type="spellStart"/>
      <w:r w:rsidRPr="00040147">
        <w:t>N_i</w:t>
      </w:r>
      <w:proofErr w:type="spellEnd"/>
      <w:r w:rsidRPr="00040147">
        <w:t>从内容重要性和金额信息判断。检测资金、预算、决算、经费、补贴、采购、招标等高频敏感词，以及金额数字配合货币单位的组合模式。审批、核准、备案、合同、标准、药品等高敏感词也可拉升复核必要性。为降低噪音影响，一般政策文本中的政策词作为弱信号处理，不强推复核必要性。</w:t>
      </w:r>
    </w:p>
    <w:p w14:paraId="1AFED7DD" w14:textId="77777777" w:rsidR="00A415AE" w:rsidRPr="00040147" w:rsidRDefault="00AC457B">
      <w:pPr>
        <w:pStyle w:val="2"/>
        <w:spacing w:line="360" w:lineRule="auto"/>
      </w:pPr>
      <w:bookmarkStart w:id="661" w:name="_Toc229322486"/>
      <w:r w:rsidRPr="00040147">
        <w:t>7.5 AHP</w:t>
      </w:r>
      <w:r w:rsidRPr="00040147">
        <w:t>权重确定</w:t>
      </w:r>
      <w:bookmarkEnd w:id="661"/>
    </w:p>
    <w:p w14:paraId="3DAC003E" w14:textId="77777777" w:rsidR="00A415AE" w:rsidRPr="00040147" w:rsidRDefault="00AC457B">
      <w:pPr>
        <w:spacing w:line="360" w:lineRule="auto"/>
        <w:ind w:firstLine="480"/>
        <w:jc w:val="both"/>
      </w:pPr>
      <w:r w:rsidRPr="00040147">
        <w:t>采用层次分析法（</w:t>
      </w:r>
      <w:r w:rsidRPr="00040147">
        <w:t>AHP</w:t>
      </w:r>
      <w:r w:rsidRPr="00040147">
        <w:t>）确定三个维度的权重。构建如下判断矩阵：</w:t>
      </w:r>
    </w:p>
    <w:p w14:paraId="0A9224E4" w14:textId="77777777" w:rsidR="00A415AE" w:rsidRPr="00040147" w:rsidRDefault="00AC457B">
      <w:pPr>
        <w:spacing w:before="100" w:after="100" w:line="360" w:lineRule="auto"/>
        <w:jc w:val="center"/>
      </w:pPr>
      <w:r w:rsidRPr="00040147">
        <w:rPr>
          <w:i/>
          <w:iCs/>
        </w:rPr>
        <w:t>A = [[1, a_12, a_13], [1/a_12, 1, a_23], [1/a_13, 1/a_23, 1]]</w:t>
      </w:r>
    </w:p>
    <w:p w14:paraId="239DF48E" w14:textId="77777777" w:rsidR="00A415AE" w:rsidRPr="00040147" w:rsidRDefault="00AC457B">
      <w:pPr>
        <w:spacing w:line="360" w:lineRule="auto"/>
        <w:ind w:firstLine="480"/>
        <w:jc w:val="both"/>
      </w:pPr>
      <w:r>
        <w:t>计算最大特征值</w:t>
      </w:r>
      <w:proofErr w:type="spellStart"/>
      <w:r>
        <w:t>λ_max</w:t>
      </w:r>
      <w:proofErr w:type="spellEnd"/>
      <w:r>
        <w:t>对应的归一化特征向量作为权重</w:t>
      </w:r>
      <w:r>
        <w:t>w = [</w:t>
      </w:r>
      <w:proofErr w:type="spellStart"/>
      <w:r>
        <w:t>w_R</w:t>
      </w:r>
      <w:proofErr w:type="spellEnd"/>
      <w:r>
        <w:t xml:space="preserve">, </w:t>
      </w:r>
      <w:proofErr w:type="spellStart"/>
      <w:r>
        <w:t>w_N</w:t>
      </w:r>
      <w:proofErr w:type="spellEnd"/>
      <w:r>
        <w:t xml:space="preserve">, </w:t>
      </w:r>
      <w:proofErr w:type="spellStart"/>
      <w:r>
        <w:t>w_U</w:t>
      </w:r>
      <w:proofErr w:type="spellEnd"/>
      <w:r>
        <w:t>]</w:t>
      </w:r>
      <w:r>
        <w:t>。为</w:t>
      </w:r>
      <w:r>
        <w:lastRenderedPageBreak/>
        <w:t>防止判断逻辑矛盾，进行一致性检验：</w:t>
      </w:r>
      <w:r>
        <w:t>CR = CI / RI</w:t>
      </w:r>
      <w:r>
        <w:t>，其中</w:t>
      </w:r>
      <w:r>
        <w:t>CI = (</w:t>
      </w:r>
      <w:proofErr w:type="spellStart"/>
      <w:r>
        <w:t>λ_max</w:t>
      </w:r>
      <w:proofErr w:type="spellEnd"/>
      <w:r>
        <w:t xml:space="preserve"> - n) / (n - 1)</w:t>
      </w:r>
      <w:r>
        <w:t>。当</w:t>
      </w:r>
      <w:r>
        <w:t>CR &lt; 0.1</w:t>
      </w:r>
      <w:r>
        <w:t>时，认为判断矩阵一致性可接受。</w:t>
      </w:r>
      <w:r>
        <w:t>AHP</w:t>
      </w:r>
      <w:r>
        <w:t>指标权重与一致性检验结果如图</w:t>
      </w:r>
      <w:r>
        <w:t>13</w:t>
      </w:r>
      <w:r>
        <w:t>所示。</w:t>
      </w:r>
    </w:p>
    <w:p w14:paraId="7DBBA820" w14:textId="77777777" w:rsidR="00A415AE" w:rsidRPr="00040147" w:rsidRDefault="00AC457B">
      <w:pPr>
        <w:spacing w:before="160" w:after="60"/>
        <w:jc w:val="center"/>
      </w:pPr>
      <w:r w:rsidRPr="00040147">
        <w:rPr>
          <w:noProof/>
        </w:rPr>
        <w:drawing>
          <wp:inline distT="0" distB="0" distL="0" distR="0" wp14:anchorId="1786FFC4" wp14:editId="310EC797">
            <wp:extent cx="5577840" cy="3372270"/>
            <wp:effectExtent l="0" t="0" r="0" b="0"/>
            <wp:docPr id="13" name="fig12_ahp_weights.png" descr="图12 AHP指标权重与一致性检验" title="图12 AHP指标权重与一致性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77840" cy="3372270"/>
                    </a:xfrm>
                    <a:prstGeom prst="rect">
                      <a:avLst/>
                    </a:prstGeom>
                  </pic:spPr>
                </pic:pic>
              </a:graphicData>
            </a:graphic>
          </wp:inline>
        </w:drawing>
      </w:r>
    </w:p>
    <w:p w14:paraId="232DCAD7" w14:textId="77777777" w:rsidR="00A415AE" w:rsidRPr="00040147" w:rsidRDefault="00AC457B">
      <w:pPr>
        <w:spacing w:before="60" w:after="200" w:line="280" w:lineRule="auto"/>
        <w:jc w:val="center"/>
        <w:rPr>
          <w:sz w:val="21"/>
          <w:szCs w:val="21"/>
          <w:rPrChange w:id="662" w:author="冰 李" w:date="2026-05-10T14:02:00Z" w16du:dateUtc="2026-05-10T06:02:00Z">
            <w:rPr>
              <w:rFonts w:ascii="宋体" w:hAnsi="宋体"/>
              <w:sz w:val="21"/>
              <w:szCs w:val="21"/>
            </w:rPr>
          </w:rPrChange>
        </w:rPr>
      </w:pPr>
      <w:r>
        <w:t>图</w:t>
      </w:r>
      <w:r>
        <w:t>13 AHP</w:t>
      </w:r>
      <w:r>
        <w:t>指标权重与一致性检验</w:t>
      </w:r>
    </w:p>
    <w:p w14:paraId="2ECB4D48" w14:textId="77777777" w:rsidR="00A415AE" w:rsidRPr="00040147" w:rsidRDefault="00AC457B">
      <w:pPr>
        <w:spacing w:line="360" w:lineRule="auto"/>
        <w:ind w:firstLine="480"/>
        <w:jc w:val="both"/>
      </w:pPr>
      <w:r>
        <w:rPr>
          <w:rFonts w:ascii="宋体" w:hAnsi="宋体"/>
          <w:sz w:val="21"/>
        </w:rPr>
        <w:t>综合优先级得分</w:t>
      </w:r>
      <w:proofErr w:type="spellStart"/>
      <w:r>
        <w:rPr>
          <w:rFonts w:ascii="宋体" w:hAnsi="宋体"/>
          <w:sz w:val="21"/>
        </w:rPr>
        <w:t>P_i</w:t>
      </w:r>
      <w:proofErr w:type="spellEnd"/>
      <w:r>
        <w:rPr>
          <w:rFonts w:ascii="宋体" w:hAnsi="宋体"/>
          <w:sz w:val="21"/>
        </w:rPr>
        <w:t xml:space="preserve"> = </w:t>
      </w:r>
      <w:proofErr w:type="spellStart"/>
      <w:r>
        <w:rPr>
          <w:rFonts w:ascii="宋体" w:hAnsi="宋体"/>
          <w:sz w:val="21"/>
        </w:rPr>
        <w:t>w_R</w:t>
      </w:r>
      <w:proofErr w:type="spellEnd"/>
      <w:r>
        <w:rPr>
          <w:rFonts w:ascii="宋体" w:hAnsi="宋体"/>
          <w:sz w:val="21"/>
        </w:rPr>
        <w:t xml:space="preserve"> · </w:t>
      </w:r>
      <w:proofErr w:type="spellStart"/>
      <w:r>
        <w:rPr>
          <w:rFonts w:ascii="宋体" w:hAnsi="宋体"/>
          <w:sz w:val="21"/>
        </w:rPr>
        <w:t>R_i</w:t>
      </w:r>
      <w:proofErr w:type="spellEnd"/>
      <w:r>
        <w:rPr>
          <w:rFonts w:ascii="宋体" w:hAnsi="宋体"/>
          <w:sz w:val="21"/>
        </w:rPr>
        <w:t xml:space="preserve"> + </w:t>
      </w:r>
      <w:proofErr w:type="spellStart"/>
      <w:r>
        <w:rPr>
          <w:rFonts w:ascii="宋体" w:hAnsi="宋体"/>
          <w:sz w:val="21"/>
        </w:rPr>
        <w:t>w_N</w:t>
      </w:r>
      <w:proofErr w:type="spellEnd"/>
      <w:r>
        <w:rPr>
          <w:rFonts w:ascii="宋体" w:hAnsi="宋体"/>
          <w:sz w:val="21"/>
        </w:rPr>
        <w:t xml:space="preserve"> · </w:t>
      </w:r>
      <w:proofErr w:type="spellStart"/>
      <w:r>
        <w:rPr>
          <w:rFonts w:ascii="宋体" w:hAnsi="宋体"/>
          <w:sz w:val="21"/>
        </w:rPr>
        <w:t>N_i</w:t>
      </w:r>
      <w:proofErr w:type="spellEnd"/>
      <w:r>
        <w:rPr>
          <w:rFonts w:ascii="宋体" w:hAnsi="宋体"/>
          <w:sz w:val="21"/>
        </w:rPr>
        <w:t xml:space="preserve"> + </w:t>
      </w:r>
      <w:proofErr w:type="spellStart"/>
      <w:r>
        <w:rPr>
          <w:rFonts w:ascii="宋体" w:hAnsi="宋体"/>
          <w:sz w:val="21"/>
        </w:rPr>
        <w:t>w_U</w:t>
      </w:r>
      <w:proofErr w:type="spellEnd"/>
      <w:r>
        <w:rPr>
          <w:rFonts w:ascii="宋体" w:hAnsi="宋体"/>
          <w:sz w:val="21"/>
        </w:rPr>
        <w:t xml:space="preserve"> · </w:t>
      </w:r>
      <w:proofErr w:type="spellStart"/>
      <w:r>
        <w:rPr>
          <w:rFonts w:ascii="宋体" w:hAnsi="宋体"/>
          <w:sz w:val="21"/>
        </w:rPr>
        <w:t>U_i</w:t>
      </w:r>
      <w:proofErr w:type="spellEnd"/>
      <w:r>
        <w:rPr>
          <w:rFonts w:ascii="宋体" w:hAnsi="宋体"/>
          <w:sz w:val="21"/>
        </w:rPr>
        <w:t>，其中</w:t>
      </w:r>
      <w:proofErr w:type="spellStart"/>
      <w:r>
        <w:rPr>
          <w:rFonts w:ascii="宋体" w:hAnsi="宋体"/>
          <w:sz w:val="21"/>
        </w:rPr>
        <w:t>w_R</w:t>
      </w:r>
      <w:proofErr w:type="spellEnd"/>
      <w:r>
        <w:rPr>
          <w:rFonts w:ascii="宋体" w:hAnsi="宋体"/>
          <w:sz w:val="21"/>
        </w:rPr>
        <w:t>=0.5396，</w:t>
      </w:r>
      <w:proofErr w:type="spellStart"/>
      <w:r>
        <w:rPr>
          <w:rFonts w:ascii="宋体" w:hAnsi="宋体"/>
          <w:sz w:val="21"/>
        </w:rPr>
        <w:t>w_N</w:t>
      </w:r>
      <w:proofErr w:type="spellEnd"/>
      <w:r>
        <w:rPr>
          <w:rFonts w:ascii="宋体" w:hAnsi="宋体"/>
          <w:sz w:val="21"/>
        </w:rPr>
        <w:t>=0.2970，</w:t>
      </w:r>
      <w:proofErr w:type="spellStart"/>
      <w:r>
        <w:rPr>
          <w:rFonts w:ascii="宋体" w:hAnsi="宋体"/>
          <w:sz w:val="21"/>
        </w:rPr>
        <w:t>w_U</w:t>
      </w:r>
      <w:proofErr w:type="spellEnd"/>
      <w:r>
        <w:rPr>
          <w:rFonts w:ascii="宋体" w:hAnsi="宋体"/>
          <w:sz w:val="21"/>
        </w:rPr>
        <w:t>=0.1634。</w:t>
      </w:r>
    </w:p>
    <w:p w14:paraId="48609F51" w14:textId="77777777" w:rsidR="00A415AE" w:rsidRPr="00040147" w:rsidRDefault="00AC457B">
      <w:pPr>
        <w:pStyle w:val="2"/>
        <w:spacing w:line="360" w:lineRule="auto"/>
      </w:pPr>
      <w:bookmarkStart w:id="663" w:name="_Toc229322487"/>
      <w:r w:rsidRPr="00040147">
        <w:t xml:space="preserve">7.6 </w:t>
      </w:r>
      <w:r w:rsidRPr="00040147">
        <w:t>优先级划分</w:t>
      </w:r>
      <w:bookmarkEnd w:id="663"/>
    </w:p>
    <w:p w14:paraId="3DCCD04D" w14:textId="77777777" w:rsidR="00A415AE" w:rsidRPr="00040147" w:rsidRDefault="00AC457B">
      <w:pPr>
        <w:spacing w:line="360" w:lineRule="auto"/>
        <w:ind w:firstLine="480"/>
        <w:jc w:val="both"/>
      </w:pPr>
      <w:r>
        <w:t>根据综合得分</w:t>
      </w:r>
      <w:proofErr w:type="spellStart"/>
      <w:r>
        <w:t>P_i</w:t>
      </w:r>
      <w:proofErr w:type="spellEnd"/>
      <w:r>
        <w:t>将文件划分为三个层级：</w:t>
      </w:r>
      <w:proofErr w:type="spellStart"/>
      <w:r>
        <w:t>P_i</w:t>
      </w:r>
      <w:proofErr w:type="spellEnd"/>
      <w:r>
        <w:t xml:space="preserve"> ≥ </w:t>
      </w:r>
      <w:r>
        <w:t>高风险阈值的划为</w:t>
      </w:r>
      <w:r>
        <w:t>high</w:t>
      </w:r>
      <w:r>
        <w:t>，必须优先人工复核；</w:t>
      </w:r>
      <w:proofErr w:type="spellStart"/>
      <w:r>
        <w:t>P_i</w:t>
      </w:r>
      <w:proofErr w:type="spellEnd"/>
      <w:r>
        <w:t>位于中间区间的划为</w:t>
      </w:r>
      <w:r>
        <w:t>medium</w:t>
      </w:r>
      <w:r>
        <w:t>，有资源时复核；</w:t>
      </w:r>
      <w:proofErr w:type="spellStart"/>
      <w:r>
        <w:t>P_i</w:t>
      </w:r>
      <w:proofErr w:type="spellEnd"/>
      <w:r>
        <w:t>较低的划为</w:t>
      </w:r>
      <w:r>
        <w:t>low</w:t>
      </w:r>
      <w:r>
        <w:t>，可自动归档或延后处理。复核优先级划分与资源约束分配如图</w:t>
      </w:r>
      <w:r>
        <w:t>14</w:t>
      </w:r>
      <w:r>
        <w:t>所示。</w:t>
      </w:r>
    </w:p>
    <w:p w14:paraId="755FE6B2" w14:textId="77777777" w:rsidR="00A415AE" w:rsidRPr="00040147" w:rsidRDefault="00AC457B">
      <w:pPr>
        <w:spacing w:before="160" w:after="60"/>
        <w:jc w:val="center"/>
      </w:pPr>
      <w:r w:rsidRPr="00040147">
        <w:rPr>
          <w:noProof/>
        </w:rPr>
        <w:lastRenderedPageBreak/>
        <w:drawing>
          <wp:inline distT="0" distB="0" distL="0" distR="0" wp14:anchorId="1F0BA6FA" wp14:editId="1D11845D">
            <wp:extent cx="5715000" cy="3003331"/>
            <wp:effectExtent l="0" t="0" r="0" b="0"/>
            <wp:docPr id="14" name="fig13_priority_dist.png" descr="图13 复核优先级分布" title="图13 复核优先级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03331"/>
                    </a:xfrm>
                    <a:prstGeom prst="rect">
                      <a:avLst/>
                    </a:prstGeom>
                  </pic:spPr>
                </pic:pic>
              </a:graphicData>
            </a:graphic>
          </wp:inline>
        </w:drawing>
      </w:r>
    </w:p>
    <w:p w14:paraId="7B223ADD" w14:textId="77777777" w:rsidR="00A415AE" w:rsidRPr="00040147" w:rsidRDefault="00AC457B">
      <w:pPr>
        <w:spacing w:before="60" w:after="200" w:line="280" w:lineRule="auto"/>
        <w:jc w:val="center"/>
        <w:rPr>
          <w:sz w:val="21"/>
          <w:szCs w:val="21"/>
          <w:rPrChange w:id="664" w:author="冰 李" w:date="2026-05-10T14:02:00Z" w16du:dateUtc="2026-05-10T06:02:00Z">
            <w:rPr>
              <w:rFonts w:ascii="宋体" w:hAnsi="宋体"/>
              <w:sz w:val="21"/>
              <w:szCs w:val="21"/>
            </w:rPr>
          </w:rPrChange>
        </w:rPr>
      </w:pPr>
      <w:r>
        <w:t>图</w:t>
      </w:r>
      <w:r>
        <w:t xml:space="preserve">14 </w:t>
      </w:r>
      <w:r>
        <w:t>复核优先级划分与资源约束分配</w:t>
      </w:r>
    </w:p>
    <w:p w14:paraId="6B392865" w14:textId="77777777" w:rsidR="00A415AE" w:rsidRPr="00040147" w:rsidRDefault="00AC457B">
      <w:pPr>
        <w:spacing w:after="200" w:line="400" w:lineRule="auto"/>
        <w:jc w:val="center"/>
      </w:pPr>
      <w:r>
        <w:t>两批人工核查日志合并去重后的修正矩阵如图</w:t>
      </w:r>
      <w:r>
        <w:t>15</w:t>
      </w:r>
      <w:r>
        <w:t>所示，用于展示模型</w:t>
      </w:r>
      <w:proofErr w:type="gramStart"/>
      <w:r>
        <w:t>原结果</w:t>
      </w:r>
      <w:proofErr w:type="gramEnd"/>
      <w:r>
        <w:t>到人工核查结果的主要调整方向。</w:t>
      </w:r>
    </w:p>
    <w:p w14:paraId="0ACF8B21" w14:textId="77777777" w:rsidR="00A415AE" w:rsidRPr="00040147" w:rsidRDefault="00AC457B">
      <w:pPr>
        <w:spacing w:before="160" w:after="60"/>
        <w:jc w:val="center"/>
      </w:pPr>
      <w:r>
        <w:rPr>
          <w:noProof/>
        </w:rPr>
        <w:drawing>
          <wp:inline distT="0" distB="0" distL="0" distR="0" wp14:anchorId="38B51881" wp14:editId="1679D1A6">
            <wp:extent cx="5715000" cy="3023337"/>
            <wp:effectExtent l="0" t="0" r="0" b="0"/>
            <wp:docPr id="15" name="20_manual_review_correction_flow" descr="20_manual_review_correc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a:blip r:embed="rId30"/>
                    <a:stretch>
                      <a:fillRect/>
                    </a:stretch>
                  </pic:blipFill>
                  <pic:spPr>
                    <a:xfrm>
                      <a:off x="0" y="0"/>
                      <a:ext cx="5715000" cy="3023337"/>
                    </a:xfrm>
                    <a:prstGeom prst="rect">
                      <a:avLst/>
                    </a:prstGeom>
                  </pic:spPr>
                </pic:pic>
              </a:graphicData>
            </a:graphic>
          </wp:inline>
        </w:drawing>
      </w:r>
    </w:p>
    <w:p w14:paraId="57191BC5" w14:textId="77777777" w:rsidR="00A415AE" w:rsidRPr="00040147" w:rsidRDefault="00AC457B">
      <w:pPr>
        <w:spacing w:before="60" w:after="200" w:line="280" w:lineRule="auto"/>
        <w:jc w:val="center"/>
        <w:rPr>
          <w:sz w:val="21"/>
          <w:szCs w:val="21"/>
          <w:rPrChange w:id="665" w:author="冰 李" w:date="2026-05-10T14:02:00Z" w16du:dateUtc="2026-05-10T06:02:00Z">
            <w:rPr>
              <w:rFonts w:ascii="宋体" w:hAnsi="宋体"/>
              <w:sz w:val="21"/>
              <w:szCs w:val="21"/>
            </w:rPr>
          </w:rPrChange>
        </w:rPr>
      </w:pPr>
      <w:r>
        <w:t>图</w:t>
      </w:r>
      <w:r>
        <w:t xml:space="preserve">15 </w:t>
      </w:r>
      <w:r>
        <w:t>人工核查修正矩阵</w:t>
      </w:r>
    </w:p>
    <w:p w14:paraId="794B49E7" w14:textId="77777777" w:rsidR="00165C96" w:rsidRDefault="00AC457B">
      <w:pPr>
        <w:spacing w:line="360" w:lineRule="auto"/>
        <w:ind w:firstLine="480"/>
        <w:jc w:val="both"/>
        <w:rPr>
          <w:ins w:id="666" w:author="冰 李" w:date="2026-05-10T14:05:00Z" w16du:dateUtc="2026-05-10T06:05:00Z"/>
        </w:rPr>
      </w:pPr>
      <w:r>
        <w:rPr>
          <w:rFonts w:ascii="宋体" w:hAnsi="宋体"/>
          <w:sz w:val="21"/>
        </w:rPr>
        <w:t>当前结果：high=164，medium=1932，low=2423。高优先级文件仅占总量的3.6%，说明模型能够将最需要人工干预的少量关键样本优先筛出。</w:t>
      </w:r>
    </w:p>
    <w:p w14:paraId="585F0DFD" w14:textId="77777777" w:rsidR="00A415AE" w:rsidRPr="00040147" w:rsidRDefault="00165C96">
      <w:pPr>
        <w:widowControl/>
        <w:pPrChange w:id="667" w:author="冰 李" w:date="2026-05-10T14:05:00Z" w16du:dateUtc="2026-05-10T06:05:00Z">
          <w:pPr>
            <w:spacing w:line="360" w:lineRule="auto"/>
            <w:ind w:firstLine="480"/>
            <w:jc w:val="both"/>
          </w:pPr>
        </w:pPrChange>
      </w:pPr>
      <w:ins w:id="668" w:author="冰 李" w:date="2026-05-10T14:05:00Z" w16du:dateUtc="2026-05-10T06:05:00Z">
        <w:r>
          <w:br w:type="page"/>
        </w:r>
      </w:ins>
    </w:p>
    <w:p w14:paraId="51A8927A" w14:textId="77777777" w:rsidR="00A415AE" w:rsidRPr="00040147" w:rsidRDefault="00AC457B">
      <w:pPr>
        <w:pStyle w:val="2"/>
        <w:spacing w:line="360" w:lineRule="auto"/>
      </w:pPr>
      <w:bookmarkStart w:id="669" w:name="_Toc229322488"/>
      <w:r w:rsidRPr="00040147">
        <w:lastRenderedPageBreak/>
        <w:t xml:space="preserve">7.7 </w:t>
      </w:r>
      <w:r w:rsidRPr="00040147">
        <w:t>资源约束下的复核分配</w:t>
      </w:r>
      <w:bookmarkEnd w:id="669"/>
    </w:p>
    <w:p w14:paraId="4B083DEB" w14:textId="77777777" w:rsidR="00A415AE" w:rsidRPr="00040147" w:rsidRDefault="00AC457B">
      <w:pPr>
        <w:spacing w:line="360" w:lineRule="auto"/>
        <w:ind w:firstLine="480"/>
        <w:jc w:val="both"/>
      </w:pPr>
      <w:r>
        <w:rPr>
          <w:rFonts w:ascii="宋体" w:hAnsi="宋体"/>
          <w:sz w:val="21"/>
        </w:rPr>
        <w:t>数据集4给出了三种资源场景（S1/S2/S3），分别对应不同的人工工时和复核数量上限。本文先将资源分配抽象为0-1约束优化问题：设</w:t>
      </w:r>
      <w:proofErr w:type="spellStart"/>
      <w:r>
        <w:rPr>
          <w:rFonts w:ascii="宋体" w:hAnsi="宋体"/>
          <w:sz w:val="21"/>
        </w:rPr>
        <w:t>h_i</w:t>
      </w:r>
      <w:proofErr w:type="spellEnd"/>
      <w:r>
        <w:rPr>
          <w:rFonts w:ascii="宋体" w:hAnsi="宋体"/>
          <w:sz w:val="21"/>
        </w:rPr>
        <w:t>为文件</w:t>
      </w:r>
      <w:proofErr w:type="spellStart"/>
      <w:r>
        <w:rPr>
          <w:rFonts w:ascii="宋体" w:hAnsi="宋体"/>
          <w:sz w:val="21"/>
        </w:rPr>
        <w:t>i</w:t>
      </w:r>
      <w:proofErr w:type="spellEnd"/>
      <w:r>
        <w:rPr>
          <w:rFonts w:ascii="宋体" w:hAnsi="宋体"/>
          <w:sz w:val="21"/>
        </w:rPr>
        <w:t>的预计复核耗时，H_s为场景s可用人工小时，L_s为可复核文件数量上限，决策变量</w:t>
      </w:r>
      <w:proofErr w:type="spellStart"/>
      <w:r>
        <w:rPr>
          <w:rFonts w:ascii="宋体" w:hAnsi="宋体"/>
          <w:sz w:val="21"/>
        </w:rPr>
        <w:t>x_i</w:t>
      </w:r>
      <w:proofErr w:type="spellEnd"/>
      <w:r>
        <w:rPr>
          <w:rFonts w:ascii="宋体" w:hAnsi="宋体"/>
          <w:sz w:val="21"/>
        </w:rPr>
        <w:t xml:space="preserve"> ∈ {0,1}表示是否人工复核，目标函数为</w:t>
      </w:r>
      <w:proofErr w:type="gramStart"/>
      <w:r>
        <w:rPr>
          <w:rFonts w:ascii="宋体" w:hAnsi="宋体"/>
          <w:sz w:val="21"/>
        </w:rPr>
        <w:t>最大化∑</w:t>
      </w:r>
      <w:proofErr w:type="gramEnd"/>
      <w:r>
        <w:rPr>
          <w:rFonts w:ascii="宋体" w:hAnsi="宋体"/>
          <w:sz w:val="21"/>
        </w:rPr>
        <w:t xml:space="preserve"> </w:t>
      </w:r>
      <w:proofErr w:type="spellStart"/>
      <w:r>
        <w:rPr>
          <w:rFonts w:ascii="宋体" w:hAnsi="宋体"/>
          <w:sz w:val="21"/>
        </w:rPr>
        <w:t>P_i</w:t>
      </w:r>
      <w:proofErr w:type="spellEnd"/>
      <w:r>
        <w:rPr>
          <w:rFonts w:ascii="宋体" w:hAnsi="宋体"/>
          <w:sz w:val="21"/>
        </w:rPr>
        <w:t xml:space="preserve"> · </w:t>
      </w:r>
      <w:proofErr w:type="spellStart"/>
      <w:r>
        <w:rPr>
          <w:rFonts w:ascii="宋体" w:hAnsi="宋体"/>
          <w:sz w:val="21"/>
        </w:rPr>
        <w:t>x_i</w:t>
      </w:r>
      <w:proofErr w:type="spellEnd"/>
      <w:r>
        <w:rPr>
          <w:rFonts w:ascii="宋体" w:hAnsi="宋体"/>
          <w:sz w:val="21"/>
        </w:rPr>
        <w:t xml:space="preserve">，约束条件为∑ </w:t>
      </w:r>
      <w:proofErr w:type="spellStart"/>
      <w:r>
        <w:rPr>
          <w:rFonts w:ascii="宋体" w:hAnsi="宋体"/>
          <w:sz w:val="21"/>
        </w:rPr>
        <w:t>h_i</w:t>
      </w:r>
      <w:proofErr w:type="spellEnd"/>
      <w:r>
        <w:rPr>
          <w:rFonts w:ascii="宋体" w:hAnsi="宋体"/>
          <w:sz w:val="21"/>
        </w:rPr>
        <w:t xml:space="preserve"> · </w:t>
      </w:r>
      <w:proofErr w:type="spellStart"/>
      <w:r>
        <w:rPr>
          <w:rFonts w:ascii="宋体" w:hAnsi="宋体"/>
          <w:sz w:val="21"/>
        </w:rPr>
        <w:t>x_i</w:t>
      </w:r>
      <w:proofErr w:type="spellEnd"/>
      <w:r>
        <w:rPr>
          <w:rFonts w:ascii="宋体" w:hAnsi="宋体"/>
          <w:sz w:val="21"/>
        </w:rPr>
        <w:t xml:space="preserve"> ≤ H_s和∑ </w:t>
      </w:r>
      <w:proofErr w:type="spellStart"/>
      <w:r>
        <w:rPr>
          <w:rFonts w:ascii="宋体" w:hAnsi="宋体"/>
          <w:sz w:val="21"/>
        </w:rPr>
        <w:t>x_i</w:t>
      </w:r>
      <w:proofErr w:type="spellEnd"/>
      <w:r>
        <w:rPr>
          <w:rFonts w:ascii="宋体" w:hAnsi="宋体"/>
          <w:sz w:val="21"/>
        </w:rPr>
        <w:t xml:space="preserve"> ≤ L_s。实际求解时，考虑到比赛数据规模和人工复核场景的可操作性，本文采用按优先级和单位工时收益排序的贪心近似策略：先保证high样本优先覆盖，再在剩余资源内选择medium样本，从而得到S1、S2、S3</w:t>
      </w:r>
      <w:proofErr w:type="gramStart"/>
      <w:r>
        <w:rPr>
          <w:rFonts w:ascii="宋体" w:hAnsi="宋体"/>
          <w:sz w:val="21"/>
        </w:rPr>
        <w:t>三</w:t>
      </w:r>
      <w:proofErr w:type="gramEnd"/>
      <w:r>
        <w:rPr>
          <w:rFonts w:ascii="宋体" w:hAnsi="宋体"/>
          <w:sz w:val="21"/>
        </w:rPr>
        <w:t>种资源方案。</w:t>
      </w:r>
    </w:p>
    <w:p w14:paraId="163C33EB" w14:textId="77777777" w:rsidR="00A415AE" w:rsidRPr="00040147" w:rsidRDefault="00AC457B">
      <w:pPr>
        <w:spacing w:line="360" w:lineRule="auto"/>
        <w:ind w:firstLine="480"/>
        <w:jc w:val="both"/>
      </w:pPr>
      <w:r>
        <w:t>当前实现采用贪心策略：优先选择</w:t>
      </w:r>
      <w:r>
        <w:t>high</w:t>
      </w:r>
      <w:r>
        <w:t>优先级文件，再选中优先级文件，按单位复核时间的优先级得分排序，在人工小时和文件数量约束内依次分配。超出约束的样本进入延期复核队列，剩余低优先级样本进入自动归档。三种场景的资源分配结果已在图</w:t>
      </w:r>
      <w:r>
        <w:t>14</w:t>
      </w:r>
      <w:r>
        <w:t>和表</w:t>
      </w:r>
      <w:r>
        <w:t>5</w:t>
      </w:r>
      <w:r>
        <w:t>中给出。</w:t>
      </w:r>
    </w:p>
    <w:p w14:paraId="1EA08628" w14:textId="77777777" w:rsidR="00A415AE" w:rsidRPr="00040147" w:rsidRDefault="00AC457B">
      <w:pPr>
        <w:spacing w:line="360" w:lineRule="auto"/>
        <w:ind w:firstLine="480"/>
        <w:jc w:val="both"/>
      </w:pPr>
      <w:r w:rsidRPr="00040147">
        <w:t>随着可用资源从</w:t>
      </w:r>
      <w:r w:rsidRPr="00040147">
        <w:t>S1</w:t>
      </w:r>
      <w:r w:rsidRPr="00040147">
        <w:t>增加到</w:t>
      </w:r>
      <w:r w:rsidRPr="00040147">
        <w:t>S3</w:t>
      </w:r>
      <w:r w:rsidRPr="00040147">
        <w:t>，人工复核覆盖数从</w:t>
      </w:r>
      <w:r w:rsidRPr="00040147">
        <w:t>110</w:t>
      </w:r>
      <w:r w:rsidRPr="00040147">
        <w:t>条增至</w:t>
      </w:r>
      <w:r w:rsidRPr="00040147">
        <w:t>194</w:t>
      </w:r>
      <w:r w:rsidRPr="00040147">
        <w:t>条，高优先级覆盖率从</w:t>
      </w:r>
      <w:r w:rsidRPr="00040147">
        <w:t>65.2%</w:t>
      </w:r>
      <w:r w:rsidRPr="00040147">
        <w:t>提升至</w:t>
      </w:r>
      <w:r w:rsidRPr="00040147">
        <w:t>100%</w:t>
      </w:r>
      <w:r w:rsidRPr="00040147">
        <w:t>。即使在资源最紧张的</w:t>
      </w:r>
      <w:r w:rsidRPr="00040147">
        <w:t>S1</w:t>
      </w:r>
      <w:r w:rsidRPr="00040147">
        <w:t>场景（仅</w:t>
      </w:r>
      <w:r w:rsidRPr="00040147">
        <w:t>60</w:t>
      </w:r>
      <w:r w:rsidRPr="00040147">
        <w:t>人工小时和</w:t>
      </w:r>
      <w:r w:rsidRPr="00040147">
        <w:t>200</w:t>
      </w:r>
      <w:r w:rsidRPr="00040147">
        <w:t>条上限），仍可覆盖</w:t>
      </w:r>
      <w:r w:rsidRPr="00040147">
        <w:t>107</w:t>
      </w:r>
      <w:r w:rsidRPr="00040147">
        <w:t>条高优先级文件。</w:t>
      </w:r>
    </w:p>
    <w:p w14:paraId="0F476076" w14:textId="77777777" w:rsidR="00A415AE" w:rsidRPr="00040147" w:rsidRDefault="00AC457B">
      <w:pPr>
        <w:spacing w:before="60" w:after="160" w:line="280" w:lineRule="auto"/>
        <w:jc w:val="center"/>
        <w:rPr>
          <w:sz w:val="21"/>
          <w:szCs w:val="21"/>
          <w:rPrChange w:id="670" w:author="冰 李" w:date="2026-05-10T14:02:00Z" w16du:dateUtc="2026-05-10T06:02:00Z">
            <w:rPr>
              <w:rFonts w:ascii="宋体" w:hAnsi="宋体"/>
              <w:sz w:val="21"/>
              <w:szCs w:val="21"/>
            </w:rPr>
          </w:rPrChange>
        </w:rPr>
      </w:pPr>
      <w:r w:rsidRPr="00040147">
        <w:rPr>
          <w:sz w:val="21"/>
          <w:szCs w:val="21"/>
          <w:rPrChange w:id="671" w:author="冰 李" w:date="2026-05-10T14:02:00Z" w16du:dateUtc="2026-05-10T06:02:00Z">
            <w:rPr>
              <w:rFonts w:ascii="宋体" w:hAnsi="宋体"/>
              <w:sz w:val="21"/>
              <w:szCs w:val="21"/>
            </w:rPr>
          </w:rPrChange>
        </w:rPr>
        <w:t>表</w:t>
      </w:r>
      <w:r w:rsidRPr="00040147">
        <w:rPr>
          <w:sz w:val="21"/>
          <w:szCs w:val="21"/>
          <w:rPrChange w:id="672" w:author="冰 李" w:date="2026-05-10T14:02:00Z" w16du:dateUtc="2026-05-10T06:02:00Z">
            <w:rPr>
              <w:rFonts w:ascii="宋体" w:hAnsi="宋体"/>
              <w:sz w:val="21"/>
              <w:szCs w:val="21"/>
            </w:rPr>
          </w:rPrChange>
        </w:rPr>
        <w:t xml:space="preserve">5 </w:t>
      </w:r>
      <w:r w:rsidRPr="00040147">
        <w:rPr>
          <w:sz w:val="21"/>
          <w:szCs w:val="21"/>
          <w:rPrChange w:id="673" w:author="冰 李" w:date="2026-05-10T14:02:00Z" w16du:dateUtc="2026-05-10T06:02:00Z">
            <w:rPr>
              <w:rFonts w:ascii="宋体" w:hAnsi="宋体"/>
              <w:sz w:val="21"/>
              <w:szCs w:val="21"/>
            </w:rPr>
          </w:rPrChange>
        </w:rPr>
        <w:t>三种资源场景下的复核分配结果</w:t>
      </w:r>
    </w:p>
    <w:tbl>
      <w:tblPr>
        <w:tblW w:w="10460" w:type="dxa"/>
        <w:jc w:val="center"/>
        <w:tblBorders>
          <w:top w:val="single" w:sz="8" w:space="0" w:color="000000"/>
          <w:bottom w:val="single" w:sz="8"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200"/>
        <w:gridCol w:w="1600"/>
        <w:gridCol w:w="1600"/>
        <w:gridCol w:w="1500"/>
        <w:gridCol w:w="1500"/>
        <w:gridCol w:w="1500"/>
        <w:gridCol w:w="1560"/>
      </w:tblGrid>
      <w:tr w:rsidR="00A415AE" w:rsidRPr="00040147" w14:paraId="73CF3878" w14:textId="77777777" w:rsidTr="005168FF">
        <w:trPr>
          <w:cantSplit/>
          <w:tblHeader/>
          <w:jc w:val="center"/>
        </w:trPr>
        <w:tc>
          <w:tcPr>
            <w:tcW w:w="1200" w:type="dxa"/>
            <w:tcBorders>
              <w:top w:val="single" w:sz="8" w:space="0" w:color="000000"/>
              <w:bottom w:val="single" w:sz="8" w:space="0" w:color="000000"/>
            </w:tcBorders>
            <w:shd w:val="clear" w:color="auto" w:fill="D9E2F3"/>
            <w:tcMar>
              <w:top w:w="50" w:type="dxa"/>
              <w:left w:w="60" w:type="dxa"/>
              <w:bottom w:w="50" w:type="dxa"/>
              <w:right w:w="60" w:type="dxa"/>
            </w:tcMar>
          </w:tcPr>
          <w:p w14:paraId="404C3D9F" w14:textId="77777777" w:rsidR="00A415AE" w:rsidRPr="00040147" w:rsidRDefault="00AC457B">
            <w:pPr>
              <w:jc w:val="center"/>
            </w:pPr>
            <w:r w:rsidRPr="00040147">
              <w:rPr>
                <w:rFonts w:eastAsia="黑体"/>
                <w:b/>
                <w:bCs/>
                <w:sz w:val="18"/>
                <w:szCs w:val="18"/>
              </w:rPr>
              <w:t>场景</w:t>
            </w:r>
          </w:p>
        </w:tc>
        <w:tc>
          <w:tcPr>
            <w:tcW w:w="1600" w:type="dxa"/>
            <w:tcBorders>
              <w:top w:val="single" w:sz="8" w:space="0" w:color="000000"/>
              <w:bottom w:val="single" w:sz="8" w:space="0" w:color="000000"/>
            </w:tcBorders>
            <w:shd w:val="clear" w:color="auto" w:fill="D9E2F3"/>
            <w:tcMar>
              <w:top w:w="50" w:type="dxa"/>
              <w:left w:w="60" w:type="dxa"/>
              <w:bottom w:w="50" w:type="dxa"/>
              <w:right w:w="60" w:type="dxa"/>
            </w:tcMar>
          </w:tcPr>
          <w:p w14:paraId="47E4E3CA" w14:textId="77777777" w:rsidR="00A415AE" w:rsidRPr="00040147" w:rsidRDefault="00AC457B">
            <w:pPr>
              <w:jc w:val="center"/>
            </w:pPr>
            <w:r w:rsidRPr="00040147">
              <w:rPr>
                <w:rFonts w:eastAsia="黑体"/>
                <w:b/>
                <w:bCs/>
                <w:sz w:val="18"/>
                <w:szCs w:val="18"/>
              </w:rPr>
              <w:t>人工工时</w:t>
            </w:r>
            <w:r w:rsidRPr="00040147">
              <w:rPr>
                <w:rFonts w:eastAsia="黑体"/>
                <w:b/>
                <w:bCs/>
                <w:sz w:val="18"/>
                <w:szCs w:val="18"/>
              </w:rPr>
              <w:t>(h)</w:t>
            </w:r>
          </w:p>
        </w:tc>
        <w:tc>
          <w:tcPr>
            <w:tcW w:w="1600" w:type="dxa"/>
            <w:tcBorders>
              <w:top w:val="single" w:sz="8" w:space="0" w:color="000000"/>
              <w:bottom w:val="single" w:sz="8" w:space="0" w:color="000000"/>
            </w:tcBorders>
            <w:shd w:val="clear" w:color="auto" w:fill="D9E2F3"/>
            <w:tcMar>
              <w:top w:w="50" w:type="dxa"/>
              <w:left w:w="60" w:type="dxa"/>
              <w:bottom w:w="50" w:type="dxa"/>
              <w:right w:w="60" w:type="dxa"/>
            </w:tcMar>
          </w:tcPr>
          <w:p w14:paraId="33038CDB" w14:textId="77777777" w:rsidR="00A415AE" w:rsidRPr="00040147" w:rsidRDefault="00AC457B">
            <w:pPr>
              <w:jc w:val="center"/>
            </w:pPr>
            <w:r w:rsidRPr="00040147">
              <w:rPr>
                <w:rFonts w:eastAsia="黑体"/>
                <w:b/>
                <w:bCs/>
                <w:sz w:val="18"/>
                <w:szCs w:val="18"/>
              </w:rPr>
              <w:t>复核上限</w:t>
            </w:r>
            <w:r w:rsidRPr="00040147">
              <w:rPr>
                <w:rFonts w:eastAsia="黑体"/>
                <w:b/>
                <w:bCs/>
                <w:sz w:val="18"/>
                <w:szCs w:val="18"/>
              </w:rPr>
              <w:t>(</w:t>
            </w:r>
            <w:r w:rsidRPr="00040147">
              <w:rPr>
                <w:rFonts w:eastAsia="黑体"/>
                <w:b/>
                <w:bCs/>
                <w:sz w:val="18"/>
                <w:szCs w:val="18"/>
              </w:rPr>
              <w:t>条</w:t>
            </w:r>
            <w:r w:rsidRPr="00040147">
              <w:rPr>
                <w:rFonts w:eastAsia="黑体"/>
                <w:b/>
                <w:bCs/>
                <w:sz w:val="18"/>
                <w:szCs w:val="18"/>
              </w:rPr>
              <w:t>)</w:t>
            </w:r>
          </w:p>
        </w:tc>
        <w:tc>
          <w:tcPr>
            <w:tcW w:w="1500" w:type="dxa"/>
            <w:tcBorders>
              <w:top w:val="single" w:sz="8" w:space="0" w:color="000000"/>
              <w:bottom w:val="single" w:sz="8" w:space="0" w:color="000000"/>
            </w:tcBorders>
            <w:shd w:val="clear" w:color="auto" w:fill="D9E2F3"/>
            <w:tcMar>
              <w:top w:w="50" w:type="dxa"/>
              <w:left w:w="60" w:type="dxa"/>
              <w:bottom w:w="50" w:type="dxa"/>
              <w:right w:w="60" w:type="dxa"/>
            </w:tcMar>
          </w:tcPr>
          <w:p w14:paraId="2A3F8A8C" w14:textId="77777777" w:rsidR="00A415AE" w:rsidRPr="00040147" w:rsidRDefault="00AC457B">
            <w:pPr>
              <w:jc w:val="center"/>
            </w:pPr>
            <w:r w:rsidRPr="00040147">
              <w:rPr>
                <w:rFonts w:eastAsia="黑体"/>
                <w:b/>
                <w:bCs/>
                <w:sz w:val="18"/>
                <w:szCs w:val="18"/>
              </w:rPr>
              <w:t>实际复核</w:t>
            </w:r>
            <w:r w:rsidRPr="00040147">
              <w:rPr>
                <w:rFonts w:eastAsia="黑体"/>
                <w:b/>
                <w:bCs/>
                <w:sz w:val="18"/>
                <w:szCs w:val="18"/>
              </w:rPr>
              <w:t>(</w:t>
            </w:r>
            <w:r w:rsidRPr="00040147">
              <w:rPr>
                <w:rFonts w:eastAsia="黑体"/>
                <w:b/>
                <w:bCs/>
                <w:sz w:val="18"/>
                <w:szCs w:val="18"/>
              </w:rPr>
              <w:t>条</w:t>
            </w:r>
            <w:r w:rsidRPr="00040147">
              <w:rPr>
                <w:rFonts w:eastAsia="黑体"/>
                <w:b/>
                <w:bCs/>
                <w:sz w:val="18"/>
                <w:szCs w:val="18"/>
              </w:rPr>
              <w:t>)</w:t>
            </w:r>
          </w:p>
        </w:tc>
        <w:tc>
          <w:tcPr>
            <w:tcW w:w="1500" w:type="dxa"/>
            <w:tcBorders>
              <w:top w:val="single" w:sz="8" w:space="0" w:color="000000"/>
              <w:bottom w:val="single" w:sz="8" w:space="0" w:color="000000"/>
            </w:tcBorders>
            <w:shd w:val="clear" w:color="auto" w:fill="D9E2F3"/>
            <w:tcMar>
              <w:top w:w="50" w:type="dxa"/>
              <w:left w:w="60" w:type="dxa"/>
              <w:bottom w:w="50" w:type="dxa"/>
              <w:right w:w="60" w:type="dxa"/>
            </w:tcMar>
          </w:tcPr>
          <w:p w14:paraId="62B2E04B" w14:textId="77777777" w:rsidR="00A415AE" w:rsidRPr="00040147" w:rsidRDefault="00AC457B">
            <w:pPr>
              <w:jc w:val="center"/>
            </w:pPr>
            <w:r w:rsidRPr="00040147">
              <w:rPr>
                <w:rFonts w:eastAsia="黑体"/>
                <w:b/>
                <w:bCs/>
                <w:sz w:val="18"/>
                <w:szCs w:val="18"/>
              </w:rPr>
              <w:t>高优先级覆盖</w:t>
            </w:r>
          </w:p>
        </w:tc>
        <w:tc>
          <w:tcPr>
            <w:tcW w:w="1500" w:type="dxa"/>
            <w:tcBorders>
              <w:top w:val="single" w:sz="8" w:space="0" w:color="000000"/>
              <w:bottom w:val="single" w:sz="8" w:space="0" w:color="000000"/>
            </w:tcBorders>
            <w:shd w:val="clear" w:color="auto" w:fill="D9E2F3"/>
            <w:tcMar>
              <w:top w:w="50" w:type="dxa"/>
              <w:left w:w="60" w:type="dxa"/>
              <w:bottom w:w="50" w:type="dxa"/>
              <w:right w:w="60" w:type="dxa"/>
            </w:tcMar>
          </w:tcPr>
          <w:p w14:paraId="0353895F" w14:textId="77777777" w:rsidR="00A415AE" w:rsidRPr="00040147" w:rsidRDefault="00AC457B">
            <w:pPr>
              <w:jc w:val="center"/>
            </w:pPr>
            <w:r w:rsidRPr="00040147">
              <w:rPr>
                <w:rFonts w:eastAsia="黑体"/>
                <w:b/>
                <w:bCs/>
                <w:sz w:val="18"/>
                <w:szCs w:val="18"/>
              </w:rPr>
              <w:t>中优先级覆盖</w:t>
            </w:r>
          </w:p>
        </w:tc>
        <w:tc>
          <w:tcPr>
            <w:tcW w:w="1560" w:type="dxa"/>
            <w:tcBorders>
              <w:top w:val="single" w:sz="8" w:space="0" w:color="000000"/>
              <w:bottom w:val="single" w:sz="8" w:space="0" w:color="000000"/>
            </w:tcBorders>
            <w:shd w:val="clear" w:color="auto" w:fill="D9E2F3"/>
            <w:tcMar>
              <w:top w:w="50" w:type="dxa"/>
              <w:left w:w="60" w:type="dxa"/>
              <w:bottom w:w="50" w:type="dxa"/>
              <w:right w:w="60" w:type="dxa"/>
            </w:tcMar>
          </w:tcPr>
          <w:p w14:paraId="36C9B91C" w14:textId="77777777" w:rsidR="00A415AE" w:rsidRPr="00040147" w:rsidRDefault="00AC457B">
            <w:pPr>
              <w:jc w:val="center"/>
            </w:pPr>
            <w:r w:rsidRPr="00040147">
              <w:rPr>
                <w:rFonts w:eastAsia="黑体"/>
                <w:b/>
                <w:bCs/>
                <w:sz w:val="18"/>
                <w:szCs w:val="18"/>
              </w:rPr>
              <w:t>剩余工时</w:t>
            </w:r>
            <w:r w:rsidRPr="00040147">
              <w:rPr>
                <w:rFonts w:eastAsia="黑体"/>
                <w:b/>
                <w:bCs/>
                <w:sz w:val="18"/>
                <w:szCs w:val="18"/>
              </w:rPr>
              <w:t>(h)</w:t>
            </w:r>
          </w:p>
        </w:tc>
      </w:tr>
      <w:tr w:rsidR="00A415AE" w:rsidRPr="00040147" w14:paraId="07313CD1" w14:textId="77777777" w:rsidTr="005168FF">
        <w:trPr>
          <w:cantSplit/>
          <w:jc w:val="center"/>
        </w:trPr>
        <w:tc>
          <w:tcPr>
            <w:tcW w:w="1200" w:type="dxa"/>
            <w:tcBorders>
              <w:top w:val="single" w:sz="8" w:space="0" w:color="000000"/>
            </w:tcBorders>
            <w:tcMar>
              <w:top w:w="30" w:type="dxa"/>
              <w:left w:w="50" w:type="dxa"/>
              <w:bottom w:w="30" w:type="dxa"/>
              <w:right w:w="50" w:type="dxa"/>
            </w:tcMar>
          </w:tcPr>
          <w:p w14:paraId="6FB64781" w14:textId="77777777" w:rsidR="00A415AE" w:rsidRPr="00040147" w:rsidRDefault="00AC457B">
            <w:pPr>
              <w:jc w:val="center"/>
            </w:pPr>
            <w:r w:rsidRPr="00040147">
              <w:rPr>
                <w:sz w:val="18"/>
                <w:szCs w:val="18"/>
              </w:rPr>
              <w:t>S1</w:t>
            </w:r>
          </w:p>
        </w:tc>
        <w:tc>
          <w:tcPr>
            <w:tcW w:w="1600" w:type="dxa"/>
            <w:tcBorders>
              <w:top w:val="single" w:sz="8" w:space="0" w:color="000000"/>
            </w:tcBorders>
            <w:tcMar>
              <w:top w:w="30" w:type="dxa"/>
              <w:left w:w="50" w:type="dxa"/>
              <w:bottom w:w="30" w:type="dxa"/>
              <w:right w:w="50" w:type="dxa"/>
            </w:tcMar>
          </w:tcPr>
          <w:p w14:paraId="3EE22011" w14:textId="77777777" w:rsidR="00A415AE" w:rsidRPr="00040147" w:rsidRDefault="00AC457B">
            <w:pPr>
              <w:jc w:val="center"/>
            </w:pPr>
            <w:r w:rsidRPr="00040147">
              <w:rPr>
                <w:sz w:val="18"/>
                <w:szCs w:val="18"/>
              </w:rPr>
              <w:t>60</w:t>
            </w:r>
          </w:p>
        </w:tc>
        <w:tc>
          <w:tcPr>
            <w:tcW w:w="1600" w:type="dxa"/>
            <w:tcBorders>
              <w:top w:val="single" w:sz="8" w:space="0" w:color="000000"/>
            </w:tcBorders>
            <w:tcMar>
              <w:top w:w="30" w:type="dxa"/>
              <w:left w:w="50" w:type="dxa"/>
              <w:bottom w:w="30" w:type="dxa"/>
              <w:right w:w="50" w:type="dxa"/>
            </w:tcMar>
          </w:tcPr>
          <w:p w14:paraId="03F4FDED" w14:textId="77777777" w:rsidR="00A415AE" w:rsidRPr="00040147" w:rsidRDefault="00AC457B">
            <w:pPr>
              <w:jc w:val="center"/>
            </w:pPr>
            <w:r w:rsidRPr="00040147">
              <w:rPr>
                <w:sz w:val="18"/>
                <w:szCs w:val="18"/>
              </w:rPr>
              <w:t>200</w:t>
            </w:r>
          </w:p>
        </w:tc>
        <w:tc>
          <w:tcPr>
            <w:tcW w:w="1500" w:type="dxa"/>
            <w:tcBorders>
              <w:top w:val="single" w:sz="8" w:space="0" w:color="000000"/>
            </w:tcBorders>
            <w:tcMar>
              <w:top w:w="30" w:type="dxa"/>
              <w:left w:w="50" w:type="dxa"/>
              <w:bottom w:w="30" w:type="dxa"/>
              <w:right w:w="50" w:type="dxa"/>
            </w:tcMar>
          </w:tcPr>
          <w:p w14:paraId="68BE2717" w14:textId="77777777" w:rsidR="00A415AE" w:rsidRPr="00040147" w:rsidRDefault="00AC457B">
            <w:pPr>
              <w:jc w:val="center"/>
            </w:pPr>
            <w:r w:rsidRPr="00040147">
              <w:rPr>
                <w:sz w:val="18"/>
                <w:szCs w:val="18"/>
              </w:rPr>
              <w:t>110</w:t>
            </w:r>
          </w:p>
        </w:tc>
        <w:tc>
          <w:tcPr>
            <w:tcW w:w="1500" w:type="dxa"/>
            <w:tcBorders>
              <w:top w:val="single" w:sz="8" w:space="0" w:color="000000"/>
            </w:tcBorders>
            <w:tcMar>
              <w:top w:w="30" w:type="dxa"/>
              <w:left w:w="50" w:type="dxa"/>
              <w:bottom w:w="30" w:type="dxa"/>
              <w:right w:w="50" w:type="dxa"/>
            </w:tcMar>
          </w:tcPr>
          <w:p w14:paraId="61EE8DD2" w14:textId="77777777" w:rsidR="00A415AE" w:rsidRPr="00040147" w:rsidRDefault="00AC457B">
            <w:pPr>
              <w:jc w:val="center"/>
            </w:pPr>
            <w:r w:rsidRPr="00040147">
              <w:rPr>
                <w:sz w:val="18"/>
                <w:szCs w:val="18"/>
              </w:rPr>
              <w:t>107</w:t>
            </w:r>
          </w:p>
        </w:tc>
        <w:tc>
          <w:tcPr>
            <w:tcW w:w="1500" w:type="dxa"/>
            <w:tcBorders>
              <w:top w:val="single" w:sz="8" w:space="0" w:color="000000"/>
            </w:tcBorders>
            <w:tcMar>
              <w:top w:w="30" w:type="dxa"/>
              <w:left w:w="50" w:type="dxa"/>
              <w:bottom w:w="30" w:type="dxa"/>
              <w:right w:w="50" w:type="dxa"/>
            </w:tcMar>
          </w:tcPr>
          <w:p w14:paraId="17C3A3C8" w14:textId="77777777" w:rsidR="00A415AE" w:rsidRPr="00040147" w:rsidRDefault="00AC457B">
            <w:pPr>
              <w:jc w:val="center"/>
            </w:pPr>
            <w:r w:rsidRPr="00040147">
              <w:rPr>
                <w:sz w:val="18"/>
                <w:szCs w:val="18"/>
              </w:rPr>
              <w:t>3</w:t>
            </w:r>
          </w:p>
        </w:tc>
        <w:tc>
          <w:tcPr>
            <w:tcW w:w="1560" w:type="dxa"/>
            <w:tcBorders>
              <w:top w:val="single" w:sz="8" w:space="0" w:color="000000"/>
            </w:tcBorders>
            <w:tcMar>
              <w:top w:w="30" w:type="dxa"/>
              <w:left w:w="50" w:type="dxa"/>
              <w:bottom w:w="30" w:type="dxa"/>
              <w:right w:w="50" w:type="dxa"/>
            </w:tcMar>
          </w:tcPr>
          <w:p w14:paraId="476EF81D" w14:textId="77777777" w:rsidR="00A415AE" w:rsidRPr="00040147" w:rsidRDefault="00AC457B">
            <w:pPr>
              <w:jc w:val="center"/>
            </w:pPr>
            <w:r w:rsidRPr="00040147">
              <w:rPr>
                <w:sz w:val="18"/>
                <w:szCs w:val="18"/>
              </w:rPr>
              <w:t>0</w:t>
            </w:r>
          </w:p>
        </w:tc>
      </w:tr>
      <w:tr w:rsidR="00A415AE" w:rsidRPr="00040147" w14:paraId="531B718A" w14:textId="77777777" w:rsidTr="005168FF">
        <w:trPr>
          <w:cantSplit/>
          <w:jc w:val="center"/>
        </w:trPr>
        <w:tc>
          <w:tcPr>
            <w:tcW w:w="1200" w:type="dxa"/>
            <w:tcMar>
              <w:top w:w="30" w:type="dxa"/>
              <w:left w:w="50" w:type="dxa"/>
              <w:bottom w:w="30" w:type="dxa"/>
              <w:right w:w="50" w:type="dxa"/>
            </w:tcMar>
          </w:tcPr>
          <w:p w14:paraId="06F6CDF5" w14:textId="77777777" w:rsidR="00A415AE" w:rsidRPr="00040147" w:rsidRDefault="00AC457B">
            <w:pPr>
              <w:jc w:val="center"/>
            </w:pPr>
            <w:r w:rsidRPr="00040147">
              <w:rPr>
                <w:sz w:val="18"/>
                <w:szCs w:val="18"/>
              </w:rPr>
              <w:t>S2</w:t>
            </w:r>
          </w:p>
        </w:tc>
        <w:tc>
          <w:tcPr>
            <w:tcW w:w="1600" w:type="dxa"/>
            <w:tcMar>
              <w:top w:w="30" w:type="dxa"/>
              <w:left w:w="50" w:type="dxa"/>
              <w:bottom w:w="30" w:type="dxa"/>
              <w:right w:w="50" w:type="dxa"/>
            </w:tcMar>
          </w:tcPr>
          <w:p w14:paraId="4547F40A" w14:textId="77777777" w:rsidR="00A415AE" w:rsidRPr="00040147" w:rsidRDefault="00AC457B">
            <w:pPr>
              <w:jc w:val="center"/>
            </w:pPr>
            <w:r w:rsidRPr="00040147">
              <w:rPr>
                <w:sz w:val="18"/>
                <w:szCs w:val="18"/>
              </w:rPr>
              <w:t>80</w:t>
            </w:r>
          </w:p>
        </w:tc>
        <w:tc>
          <w:tcPr>
            <w:tcW w:w="1600" w:type="dxa"/>
            <w:tcMar>
              <w:top w:w="30" w:type="dxa"/>
              <w:left w:w="50" w:type="dxa"/>
              <w:bottom w:w="30" w:type="dxa"/>
              <w:right w:w="50" w:type="dxa"/>
            </w:tcMar>
          </w:tcPr>
          <w:p w14:paraId="7469FAC6" w14:textId="77777777" w:rsidR="00A415AE" w:rsidRPr="00040147" w:rsidRDefault="00AC457B">
            <w:pPr>
              <w:jc w:val="center"/>
            </w:pPr>
            <w:r w:rsidRPr="00040147">
              <w:rPr>
                <w:sz w:val="18"/>
                <w:szCs w:val="18"/>
              </w:rPr>
              <w:t>300</w:t>
            </w:r>
          </w:p>
        </w:tc>
        <w:tc>
          <w:tcPr>
            <w:tcW w:w="1500" w:type="dxa"/>
            <w:tcMar>
              <w:top w:w="30" w:type="dxa"/>
              <w:left w:w="50" w:type="dxa"/>
              <w:bottom w:w="30" w:type="dxa"/>
              <w:right w:w="50" w:type="dxa"/>
            </w:tcMar>
          </w:tcPr>
          <w:p w14:paraId="20C66149" w14:textId="77777777" w:rsidR="00A415AE" w:rsidRPr="00040147" w:rsidRDefault="00AC457B">
            <w:pPr>
              <w:jc w:val="center"/>
            </w:pPr>
            <w:r w:rsidRPr="00040147">
              <w:rPr>
                <w:sz w:val="18"/>
                <w:szCs w:val="18"/>
              </w:rPr>
              <w:t>141</w:t>
            </w:r>
          </w:p>
        </w:tc>
        <w:tc>
          <w:tcPr>
            <w:tcW w:w="1500" w:type="dxa"/>
            <w:tcMar>
              <w:top w:w="30" w:type="dxa"/>
              <w:left w:w="50" w:type="dxa"/>
              <w:bottom w:w="30" w:type="dxa"/>
              <w:right w:w="50" w:type="dxa"/>
            </w:tcMar>
          </w:tcPr>
          <w:p w14:paraId="758F01F6" w14:textId="77777777" w:rsidR="00A415AE" w:rsidRPr="00040147" w:rsidRDefault="00AC457B">
            <w:pPr>
              <w:jc w:val="center"/>
            </w:pPr>
            <w:r w:rsidRPr="00040147">
              <w:rPr>
                <w:sz w:val="18"/>
                <w:szCs w:val="18"/>
              </w:rPr>
              <w:t>139</w:t>
            </w:r>
          </w:p>
        </w:tc>
        <w:tc>
          <w:tcPr>
            <w:tcW w:w="1500" w:type="dxa"/>
            <w:tcMar>
              <w:top w:w="30" w:type="dxa"/>
              <w:left w:w="50" w:type="dxa"/>
              <w:bottom w:w="30" w:type="dxa"/>
              <w:right w:w="50" w:type="dxa"/>
            </w:tcMar>
          </w:tcPr>
          <w:p w14:paraId="0A4B2F69" w14:textId="77777777" w:rsidR="00A415AE" w:rsidRPr="00040147" w:rsidRDefault="00AC457B">
            <w:pPr>
              <w:jc w:val="center"/>
            </w:pPr>
            <w:r w:rsidRPr="00040147">
              <w:rPr>
                <w:sz w:val="18"/>
                <w:szCs w:val="18"/>
              </w:rPr>
              <w:t>2</w:t>
            </w:r>
          </w:p>
        </w:tc>
        <w:tc>
          <w:tcPr>
            <w:tcW w:w="1560" w:type="dxa"/>
            <w:tcMar>
              <w:top w:w="30" w:type="dxa"/>
              <w:left w:w="50" w:type="dxa"/>
              <w:bottom w:w="30" w:type="dxa"/>
              <w:right w:w="50" w:type="dxa"/>
            </w:tcMar>
          </w:tcPr>
          <w:p w14:paraId="01667822" w14:textId="77777777" w:rsidR="00A415AE" w:rsidRPr="00040147" w:rsidRDefault="00AC457B">
            <w:pPr>
              <w:jc w:val="center"/>
            </w:pPr>
            <w:r w:rsidRPr="00040147">
              <w:rPr>
                <w:sz w:val="18"/>
                <w:szCs w:val="18"/>
              </w:rPr>
              <w:t>0</w:t>
            </w:r>
          </w:p>
        </w:tc>
      </w:tr>
      <w:tr w:rsidR="00A415AE" w:rsidRPr="00040147" w14:paraId="2C4ED997" w14:textId="77777777" w:rsidTr="005168FF">
        <w:trPr>
          <w:cantSplit/>
          <w:jc w:val="center"/>
        </w:trPr>
        <w:tc>
          <w:tcPr>
            <w:tcW w:w="1200" w:type="dxa"/>
            <w:tcMar>
              <w:top w:w="30" w:type="dxa"/>
              <w:left w:w="50" w:type="dxa"/>
              <w:bottom w:w="30" w:type="dxa"/>
              <w:right w:w="50" w:type="dxa"/>
            </w:tcMar>
          </w:tcPr>
          <w:p w14:paraId="5EDF9605" w14:textId="77777777" w:rsidR="00A415AE" w:rsidRPr="00040147" w:rsidRDefault="00AC457B">
            <w:pPr>
              <w:jc w:val="center"/>
            </w:pPr>
            <w:r w:rsidRPr="00040147">
              <w:rPr>
                <w:sz w:val="18"/>
                <w:szCs w:val="18"/>
              </w:rPr>
              <w:t>S3</w:t>
            </w:r>
          </w:p>
        </w:tc>
        <w:tc>
          <w:tcPr>
            <w:tcW w:w="1600" w:type="dxa"/>
            <w:tcMar>
              <w:top w:w="30" w:type="dxa"/>
              <w:left w:w="50" w:type="dxa"/>
              <w:bottom w:w="30" w:type="dxa"/>
              <w:right w:w="50" w:type="dxa"/>
            </w:tcMar>
          </w:tcPr>
          <w:p w14:paraId="428B2FC8" w14:textId="77777777" w:rsidR="00A415AE" w:rsidRPr="00040147" w:rsidRDefault="00AC457B">
            <w:pPr>
              <w:jc w:val="center"/>
            </w:pPr>
            <w:r w:rsidRPr="00040147">
              <w:rPr>
                <w:sz w:val="18"/>
                <w:szCs w:val="18"/>
              </w:rPr>
              <w:t>100</w:t>
            </w:r>
          </w:p>
        </w:tc>
        <w:tc>
          <w:tcPr>
            <w:tcW w:w="1600" w:type="dxa"/>
            <w:tcMar>
              <w:top w:w="30" w:type="dxa"/>
              <w:left w:w="50" w:type="dxa"/>
              <w:bottom w:w="30" w:type="dxa"/>
              <w:right w:w="50" w:type="dxa"/>
            </w:tcMar>
          </w:tcPr>
          <w:p w14:paraId="70B4F00F" w14:textId="77777777" w:rsidR="00A415AE" w:rsidRPr="00040147" w:rsidRDefault="00AC457B">
            <w:pPr>
              <w:jc w:val="center"/>
            </w:pPr>
            <w:r w:rsidRPr="00040147">
              <w:rPr>
                <w:sz w:val="18"/>
                <w:szCs w:val="18"/>
              </w:rPr>
              <w:t>400</w:t>
            </w:r>
          </w:p>
        </w:tc>
        <w:tc>
          <w:tcPr>
            <w:tcW w:w="1500" w:type="dxa"/>
            <w:tcMar>
              <w:top w:w="30" w:type="dxa"/>
              <w:left w:w="50" w:type="dxa"/>
              <w:bottom w:w="30" w:type="dxa"/>
              <w:right w:w="50" w:type="dxa"/>
            </w:tcMar>
          </w:tcPr>
          <w:p w14:paraId="686A5892" w14:textId="77777777" w:rsidR="00A415AE" w:rsidRPr="00040147" w:rsidRDefault="00AC457B">
            <w:pPr>
              <w:jc w:val="center"/>
            </w:pPr>
            <w:r w:rsidRPr="00040147">
              <w:rPr>
                <w:sz w:val="18"/>
                <w:szCs w:val="18"/>
              </w:rPr>
              <w:t>194</w:t>
            </w:r>
          </w:p>
        </w:tc>
        <w:tc>
          <w:tcPr>
            <w:tcW w:w="1500" w:type="dxa"/>
            <w:tcMar>
              <w:top w:w="30" w:type="dxa"/>
              <w:left w:w="50" w:type="dxa"/>
              <w:bottom w:w="30" w:type="dxa"/>
              <w:right w:w="50" w:type="dxa"/>
            </w:tcMar>
          </w:tcPr>
          <w:p w14:paraId="52D4D33F" w14:textId="77777777" w:rsidR="00A415AE" w:rsidRPr="00040147" w:rsidRDefault="00AC457B">
            <w:pPr>
              <w:jc w:val="center"/>
            </w:pPr>
            <w:r w:rsidRPr="00040147">
              <w:rPr>
                <w:sz w:val="18"/>
                <w:szCs w:val="18"/>
              </w:rPr>
              <w:t>164</w:t>
            </w:r>
          </w:p>
        </w:tc>
        <w:tc>
          <w:tcPr>
            <w:tcW w:w="1500" w:type="dxa"/>
            <w:tcMar>
              <w:top w:w="30" w:type="dxa"/>
              <w:left w:w="50" w:type="dxa"/>
              <w:bottom w:w="30" w:type="dxa"/>
              <w:right w:w="50" w:type="dxa"/>
            </w:tcMar>
          </w:tcPr>
          <w:p w14:paraId="49B8FB8B" w14:textId="77777777" w:rsidR="00A415AE" w:rsidRPr="00040147" w:rsidRDefault="00AC457B">
            <w:pPr>
              <w:jc w:val="center"/>
            </w:pPr>
            <w:r w:rsidRPr="00040147">
              <w:rPr>
                <w:sz w:val="18"/>
                <w:szCs w:val="18"/>
              </w:rPr>
              <w:t>30</w:t>
            </w:r>
          </w:p>
        </w:tc>
        <w:tc>
          <w:tcPr>
            <w:tcW w:w="1560" w:type="dxa"/>
            <w:tcMar>
              <w:top w:w="30" w:type="dxa"/>
              <w:left w:w="50" w:type="dxa"/>
              <w:bottom w:w="30" w:type="dxa"/>
              <w:right w:w="50" w:type="dxa"/>
            </w:tcMar>
          </w:tcPr>
          <w:p w14:paraId="5896CD4D" w14:textId="77777777" w:rsidR="00A415AE" w:rsidRPr="00040147" w:rsidRDefault="00AC457B">
            <w:pPr>
              <w:jc w:val="center"/>
            </w:pPr>
            <w:r w:rsidRPr="00040147">
              <w:rPr>
                <w:sz w:val="18"/>
                <w:szCs w:val="18"/>
              </w:rPr>
              <w:t>0</w:t>
            </w:r>
          </w:p>
        </w:tc>
      </w:tr>
    </w:tbl>
    <w:p w14:paraId="67FE4ECB" w14:textId="77777777" w:rsidR="00A415AE" w:rsidRPr="00040147" w:rsidRDefault="00AC457B">
      <w:pPr>
        <w:pStyle w:val="1"/>
        <w:spacing w:line="360" w:lineRule="auto"/>
      </w:pPr>
      <w:bookmarkStart w:id="674" w:name="_Toc229322489"/>
      <w:r w:rsidRPr="00040147">
        <w:t xml:space="preserve">8 </w:t>
      </w:r>
      <w:r w:rsidRPr="00040147">
        <w:t>模型检验与敏感性分析</w:t>
      </w:r>
      <w:bookmarkEnd w:id="674"/>
    </w:p>
    <w:p w14:paraId="2221B2E4" w14:textId="77777777" w:rsidR="00A415AE" w:rsidRPr="00040147" w:rsidRDefault="00AC457B">
      <w:pPr>
        <w:pStyle w:val="2"/>
        <w:spacing w:line="360" w:lineRule="auto"/>
      </w:pPr>
      <w:bookmarkStart w:id="675" w:name="_Toc229322490"/>
      <w:r w:rsidRPr="00040147">
        <w:t>8.1 k</w:t>
      </w:r>
      <w:r w:rsidRPr="00040147">
        <w:t>值敏感性分析</w:t>
      </w:r>
      <w:bookmarkEnd w:id="675"/>
    </w:p>
    <w:p w14:paraId="01D892F3" w14:textId="77777777" w:rsidR="00A415AE" w:rsidRPr="00040147" w:rsidRDefault="00AC457B">
      <w:pPr>
        <w:spacing w:line="360" w:lineRule="auto"/>
        <w:ind w:firstLine="480"/>
        <w:jc w:val="both"/>
      </w:pPr>
      <w:r>
        <w:t>k</w:t>
      </w:r>
      <w:r>
        <w:t>值消融实验（表</w:t>
      </w:r>
      <w:r>
        <w:t>2</w:t>
      </w:r>
      <w:r>
        <w:t>和图</w:t>
      </w:r>
      <w:r>
        <w:t>7</w:t>
      </w:r>
      <w:r>
        <w:t>）已展示了主题数量从</w:t>
      </w:r>
      <w:r>
        <w:t>90</w:t>
      </w:r>
      <w:r>
        <w:t>增至</w:t>
      </w:r>
      <w:r>
        <w:t>288</w:t>
      </w:r>
      <w:r>
        <w:t>时对聚类质量和下游分类的系统性影响。在基础边界策略下，</w:t>
      </w:r>
      <w:r>
        <w:t>k</w:t>
      </w:r>
      <w:r>
        <w:t>从</w:t>
      </w:r>
      <w:r>
        <w:t>90</w:t>
      </w:r>
      <w:r>
        <w:t>增至</w:t>
      </w:r>
      <w:r>
        <w:t>288</w:t>
      </w:r>
      <w:r>
        <w:t>，轮廓系数从</w:t>
      </w:r>
      <w:r>
        <w:t>0.2733</w:t>
      </w:r>
      <w:r>
        <w:t>升至</w:t>
      </w:r>
      <w:r>
        <w:t>0.3242</w:t>
      </w:r>
      <w:r>
        <w:t>，但</w:t>
      </w:r>
      <w:proofErr w:type="spellStart"/>
      <w:r>
        <w:t>multi_class</w:t>
      </w:r>
      <w:proofErr w:type="spellEnd"/>
      <w:r>
        <w:t>从</w:t>
      </w:r>
      <w:r>
        <w:t>2841</w:t>
      </w:r>
      <w:r>
        <w:t>升至</w:t>
      </w:r>
      <w:r>
        <w:t>3880</w:t>
      </w:r>
      <w:r>
        <w:t>，</w:t>
      </w:r>
      <w:proofErr w:type="gramStart"/>
      <w:r>
        <w:t>小簇数从</w:t>
      </w:r>
      <w:proofErr w:type="gramEnd"/>
      <w:r>
        <w:t>11</w:t>
      </w:r>
      <w:r>
        <w:t>个增至</w:t>
      </w:r>
      <w:r>
        <w:t>180</w:t>
      </w:r>
      <w:r>
        <w:t>个。这说明单纯的聚类内部质量提升并不直接改善下游治理效果。</w:t>
      </w:r>
      <w:r>
        <w:t>k=160</w:t>
      </w:r>
      <w:r>
        <w:t>在轮廓系数（</w:t>
      </w:r>
      <w:r>
        <w:t>0.2916</w:t>
      </w:r>
      <w:r>
        <w:t>）和碎片化控制（</w:t>
      </w:r>
      <w:r>
        <w:t>59</w:t>
      </w:r>
      <w:r>
        <w:t>个小簇）之间取得了最优折中，验证了本文策略不盲从轮廓系数的合理性。</w:t>
      </w:r>
    </w:p>
    <w:p w14:paraId="6C8A17A4" w14:textId="77777777" w:rsidR="00A415AE" w:rsidRPr="00040147" w:rsidRDefault="00AC457B">
      <w:pPr>
        <w:pStyle w:val="2"/>
        <w:spacing w:line="360" w:lineRule="auto"/>
      </w:pPr>
      <w:bookmarkStart w:id="676" w:name="_Toc229322491"/>
      <w:r w:rsidRPr="00040147">
        <w:t>8.2 OCR</w:t>
      </w:r>
      <w:r w:rsidRPr="00040147">
        <w:t>增强有效性检验</w:t>
      </w:r>
      <w:bookmarkEnd w:id="676"/>
    </w:p>
    <w:p w14:paraId="08B9E499" w14:textId="77777777" w:rsidR="00A415AE" w:rsidRPr="00040147" w:rsidRDefault="00AC457B">
      <w:pPr>
        <w:spacing w:line="360" w:lineRule="auto"/>
        <w:ind w:firstLine="480"/>
        <w:jc w:val="both"/>
      </w:pPr>
      <w:r>
        <w:rPr>
          <w:rFonts w:ascii="宋体" w:hAnsi="宋体"/>
          <w:sz w:val="21"/>
        </w:rPr>
        <w:t>OCR增强主要作为预处理阶段的信息补充机制，而非独立的性能提升模型。解析日志显示，图</w:t>
      </w:r>
      <w:r>
        <w:rPr>
          <w:rFonts w:ascii="宋体" w:hAnsi="宋体"/>
          <w:sz w:val="21"/>
        </w:rPr>
        <w:lastRenderedPageBreak/>
        <w:t>片文件、扫描型PDF</w:t>
      </w:r>
      <w:proofErr w:type="gramStart"/>
      <w:r>
        <w:rPr>
          <w:rFonts w:ascii="宋体" w:hAnsi="宋体"/>
          <w:sz w:val="21"/>
        </w:rPr>
        <w:t>和嵌图</w:t>
      </w:r>
      <w:proofErr w:type="gramEnd"/>
      <w:r>
        <w:rPr>
          <w:rFonts w:ascii="宋体" w:hAnsi="宋体"/>
          <w:sz w:val="21"/>
        </w:rPr>
        <w:t>docx可通过</w:t>
      </w:r>
      <w:proofErr w:type="spellStart"/>
      <w:r>
        <w:rPr>
          <w:rFonts w:ascii="宋体" w:hAnsi="宋体"/>
          <w:sz w:val="21"/>
        </w:rPr>
        <w:t>ocr_used</w:t>
      </w:r>
      <w:proofErr w:type="spellEnd"/>
      <w:r>
        <w:rPr>
          <w:rFonts w:ascii="宋体" w:hAnsi="宋体"/>
          <w:sz w:val="21"/>
        </w:rPr>
        <w:t>、</w:t>
      </w:r>
      <w:proofErr w:type="spellStart"/>
      <w:r>
        <w:rPr>
          <w:rFonts w:ascii="宋体" w:hAnsi="宋体"/>
          <w:sz w:val="21"/>
        </w:rPr>
        <w:t>pdf_ocr_used</w:t>
      </w:r>
      <w:proofErr w:type="spellEnd"/>
      <w:r>
        <w:rPr>
          <w:rFonts w:ascii="宋体" w:hAnsi="宋体"/>
          <w:sz w:val="21"/>
        </w:rPr>
        <w:t>和</w:t>
      </w:r>
      <w:proofErr w:type="spellStart"/>
      <w:r>
        <w:rPr>
          <w:rFonts w:ascii="宋体" w:hAnsi="宋体"/>
          <w:sz w:val="21"/>
        </w:rPr>
        <w:t>docx_image_ocr_used</w:t>
      </w:r>
      <w:proofErr w:type="spellEnd"/>
      <w:r>
        <w:rPr>
          <w:rFonts w:ascii="宋体" w:hAnsi="宋体"/>
          <w:sz w:val="21"/>
        </w:rPr>
        <w:t>等标记获得补充文本；最终解析状态中empty记录为11条，占0.14%（11/7916）。由于OCR仍可能受到图片质量、版式复杂度和识别误差影响，本文只将OCR文本作为标题、正文和表格之外的补充字段参与加权，不将其作为唯一分类依据。</w:t>
      </w:r>
    </w:p>
    <w:p w14:paraId="5E8368EB" w14:textId="77777777" w:rsidR="00A415AE" w:rsidRPr="00040147" w:rsidRDefault="00AC457B">
      <w:pPr>
        <w:pStyle w:val="2"/>
        <w:spacing w:line="360" w:lineRule="auto"/>
      </w:pPr>
      <w:bookmarkStart w:id="677" w:name="_Toc229322492"/>
      <w:r w:rsidRPr="00040147">
        <w:t xml:space="preserve">8.3 </w:t>
      </w:r>
      <w:r w:rsidRPr="00040147">
        <w:t>分类阈值与边界策略分析</w:t>
      </w:r>
      <w:bookmarkEnd w:id="677"/>
    </w:p>
    <w:p w14:paraId="725CE712" w14:textId="77777777" w:rsidR="00A415AE" w:rsidRPr="00040147" w:rsidRDefault="00AC457B">
      <w:pPr>
        <w:spacing w:line="360" w:lineRule="auto"/>
        <w:ind w:firstLine="480"/>
        <w:jc w:val="both"/>
      </w:pPr>
      <w:r w:rsidRPr="00040147">
        <w:t>当前分类体系的核心特征是保留了</w:t>
      </w:r>
      <w:r w:rsidRPr="00040147">
        <w:t>assigned</w:t>
      </w:r>
      <w:r w:rsidRPr="00040147">
        <w:t>、</w:t>
      </w:r>
      <w:proofErr w:type="spellStart"/>
      <w:r w:rsidRPr="00040147">
        <w:t>multi_class</w:t>
      </w:r>
      <w:proofErr w:type="spellEnd"/>
      <w:r w:rsidRPr="00040147">
        <w:t>和</w:t>
      </w:r>
      <w:r w:rsidRPr="00040147">
        <w:t>unclassifiable</w:t>
      </w:r>
      <w:r w:rsidRPr="00040147">
        <w:t>三种状态。经统计，</w:t>
      </w:r>
      <w:r w:rsidRPr="00040147">
        <w:t>unclassifiable</w:t>
      </w:r>
      <w:r w:rsidRPr="00040147">
        <w:t>仅占</w:t>
      </w:r>
      <w:r w:rsidRPr="00040147">
        <w:t>1.5%</w:t>
      </w:r>
      <w:r w:rsidRPr="00040147">
        <w:t>（</w:t>
      </w:r>
      <w:r w:rsidRPr="00040147">
        <w:t>66/4519</w:t>
      </w:r>
      <w:r w:rsidRPr="00040147">
        <w:t>），说明模型中绝大多数文件能够获得足够区分度的分类信号。</w:t>
      </w:r>
      <w:proofErr w:type="spellStart"/>
      <w:r w:rsidRPr="00040147">
        <w:t>multi_class</w:t>
      </w:r>
      <w:proofErr w:type="spellEnd"/>
      <w:r w:rsidRPr="00040147">
        <w:t>占</w:t>
      </w:r>
      <w:r w:rsidRPr="00040147">
        <w:t>28.6%</w:t>
      </w:r>
      <w:r w:rsidRPr="00040147">
        <w:t>，主要来源于语义边界模糊的</w:t>
      </w:r>
      <w:proofErr w:type="gramStart"/>
      <w:r w:rsidRPr="00040147">
        <w:t>多主题</w:t>
      </w:r>
      <w:proofErr w:type="gramEnd"/>
      <w:r w:rsidRPr="00040147">
        <w:t>混合文件。人工抽样核查（</w:t>
      </w:r>
      <w:r w:rsidRPr="00040147">
        <w:t>§6.8</w:t>
      </w:r>
      <w:r w:rsidRPr="00040147">
        <w:t>）进一步显示，多数</w:t>
      </w:r>
      <w:proofErr w:type="spellStart"/>
      <w:r w:rsidRPr="00040147">
        <w:t>multi_class</w:t>
      </w:r>
      <w:proofErr w:type="spellEnd"/>
      <w:r w:rsidRPr="00040147">
        <w:t>样本确实存在</w:t>
      </w:r>
      <w:proofErr w:type="gramStart"/>
      <w:r w:rsidRPr="00040147">
        <w:t>多主题</w:t>
      </w:r>
      <w:proofErr w:type="gramEnd"/>
      <w:r w:rsidRPr="00040147">
        <w:t>混合特征，保留该状态比强制唯一归类更合理。这验证了边界保守策略在文件治理场景中的适用性。</w:t>
      </w:r>
    </w:p>
    <w:p w14:paraId="7119865C" w14:textId="77777777" w:rsidR="00A415AE" w:rsidRPr="00040147" w:rsidRDefault="00AC457B">
      <w:pPr>
        <w:pStyle w:val="2"/>
        <w:spacing w:line="360" w:lineRule="auto"/>
      </w:pPr>
      <w:bookmarkStart w:id="678" w:name="_Toc229322493"/>
      <w:r w:rsidRPr="00040147">
        <w:t xml:space="preserve">8.4 </w:t>
      </w:r>
      <w:r w:rsidRPr="00040147">
        <w:t>人工抽样核查与闭环反馈</w:t>
      </w:r>
      <w:bookmarkEnd w:id="678"/>
    </w:p>
    <w:p w14:paraId="7B447C1E" w14:textId="77777777" w:rsidR="00A415AE" w:rsidRPr="00040147" w:rsidRDefault="00AC457B">
      <w:pPr>
        <w:spacing w:line="360" w:lineRule="auto"/>
        <w:ind w:firstLine="480"/>
        <w:jc w:val="both"/>
      </w:pPr>
      <w:r>
        <w:t>人工核查工作台是模型检验的重要组成部分，平台界面截图位置如图</w:t>
      </w:r>
      <w:r>
        <w:t>16</w:t>
      </w:r>
      <w:r>
        <w:t>所示；本轮先</w:t>
      </w:r>
      <w:proofErr w:type="gramStart"/>
      <w:r>
        <w:t>保留占位图</w:t>
      </w:r>
      <w:proofErr w:type="gramEnd"/>
      <w:r>
        <w:t>，后续用真实截图替换。平台读取模型输出的分类结果、复核优先级和资源分配表，展示样本来源、当前分类、候选类别、置信度、证据关键词和复核原因，并支持人工确认、改类、噪声、存疑或无法归类等操作。人工核查结果通过导出日志回流到误差分析环节，形成模型输出到人工反馈的检验闭环。</w:t>
      </w:r>
    </w:p>
    <w:p w14:paraId="0D5A7F1E" w14:textId="77777777" w:rsidR="00A415AE" w:rsidRPr="00040147" w:rsidRDefault="00AC457B">
      <w:pPr>
        <w:spacing w:before="160" w:after="60"/>
        <w:jc w:val="center"/>
      </w:pPr>
      <w:r>
        <w:rPr>
          <w:noProof/>
        </w:rPr>
        <w:drawing>
          <wp:inline distT="0" distB="0" distL="0" distR="0" wp14:anchorId="5A6C9D67" wp14:editId="13DF58EE">
            <wp:extent cx="5623560" cy="3124200"/>
            <wp:effectExtent l="0" t="0" r="0" b="0"/>
            <wp:docPr id="16" name="Picture 193448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工核查平台界面截图.png"/>
                    <pic:cNvPicPr/>
                  </pic:nvPicPr>
                  <pic:blipFill>
                    <a:blip r:embed="rId31"/>
                    <a:stretch>
                      <a:fillRect/>
                    </a:stretch>
                  </pic:blipFill>
                  <pic:spPr>
                    <a:xfrm>
                      <a:off x="0" y="0"/>
                      <a:ext cx="5623560" cy="3124200"/>
                    </a:xfrm>
                    <a:prstGeom prst="rect">
                      <a:avLst/>
                    </a:prstGeom>
                  </pic:spPr>
                </pic:pic>
              </a:graphicData>
            </a:graphic>
          </wp:inline>
        </w:drawing>
      </w:r>
    </w:p>
    <w:p w14:paraId="63CB4AE2" w14:textId="77777777" w:rsidR="00A415AE" w:rsidRPr="00040147" w:rsidRDefault="00AC457B">
      <w:pPr>
        <w:spacing w:before="60" w:after="200" w:line="280" w:lineRule="auto"/>
        <w:jc w:val="center"/>
        <w:rPr>
          <w:sz w:val="21"/>
          <w:szCs w:val="21"/>
          <w:rPrChange w:id="679" w:author="冰 李" w:date="2026-05-10T14:02:00Z" w16du:dateUtc="2026-05-10T06:02:00Z">
            <w:rPr>
              <w:rFonts w:ascii="宋体" w:hAnsi="宋体"/>
              <w:sz w:val="21"/>
              <w:szCs w:val="21"/>
            </w:rPr>
          </w:rPrChange>
        </w:rPr>
      </w:pPr>
      <w:r>
        <w:t>图</w:t>
      </w:r>
      <w:r>
        <w:t xml:space="preserve">16 </w:t>
      </w:r>
      <w:r>
        <w:t>人工核查平台界面（</w:t>
      </w:r>
      <w:proofErr w:type="gramStart"/>
      <w:r>
        <w:t>截图占位</w:t>
      </w:r>
      <w:proofErr w:type="gramEnd"/>
      <w:r>
        <w:t>）</w:t>
      </w:r>
    </w:p>
    <w:p w14:paraId="0904A7A8" w14:textId="77777777" w:rsidR="00A415AE" w:rsidRPr="00040147" w:rsidRDefault="00AC457B">
      <w:pPr>
        <w:spacing w:line="360" w:lineRule="auto"/>
        <w:ind w:firstLine="480"/>
        <w:jc w:val="both"/>
      </w:pPr>
      <w:r>
        <w:rPr>
          <w:rFonts w:ascii="宋体" w:hAnsi="宋体"/>
          <w:sz w:val="21"/>
        </w:rPr>
        <w:lastRenderedPageBreak/>
        <w:t>两批人工导出日志共110次操作记录，按</w:t>
      </w:r>
      <w:proofErr w:type="spellStart"/>
      <w:r>
        <w:rPr>
          <w:rFonts w:ascii="宋体" w:hAnsi="宋体"/>
          <w:sz w:val="21"/>
        </w:rPr>
        <w:t>doc_id</w:t>
      </w:r>
      <w:proofErr w:type="spellEnd"/>
      <w:r>
        <w:rPr>
          <w:rFonts w:ascii="宋体" w:hAnsi="宋体"/>
          <w:sz w:val="21"/>
        </w:rPr>
        <w:t>保留最新结论后得到61个独立核查样本。抽样来源覆盖无法归类（26条）、教育科研已归类（13条）、政府治理（9条）、多类别边界（8条）和综合待判别（5条），分布更加均衡。可评价分类样本45个中，人工确认原类别可接受24个，人工调整类别21个，另有16个样本被标记为噪声、存疑或无法归类。由于该批样本偏向高风险和边界场景，本文不将24/45写作全体样本准确率，而将其作为边界样本合理性检验和误差分析依据。</w:t>
      </w:r>
    </w:p>
    <w:p w14:paraId="12A08C8F" w14:textId="77777777" w:rsidR="00A415AE" w:rsidRPr="00040147" w:rsidRDefault="00AC457B">
      <w:pPr>
        <w:pStyle w:val="1"/>
        <w:spacing w:line="360" w:lineRule="auto"/>
      </w:pPr>
      <w:bookmarkStart w:id="680" w:name="_Toc229322494"/>
      <w:r w:rsidRPr="00040147">
        <w:t xml:space="preserve">9 </w:t>
      </w:r>
      <w:r w:rsidRPr="00040147">
        <w:t>模型评价与推广</w:t>
      </w:r>
      <w:bookmarkEnd w:id="680"/>
    </w:p>
    <w:p w14:paraId="343D0A17" w14:textId="77777777" w:rsidR="00A415AE" w:rsidRPr="00040147" w:rsidRDefault="00AC457B">
      <w:pPr>
        <w:pStyle w:val="2"/>
        <w:spacing w:line="360" w:lineRule="auto"/>
      </w:pPr>
      <w:bookmarkStart w:id="681" w:name="_Toc229322495"/>
      <w:r w:rsidRPr="00040147">
        <w:t xml:space="preserve">9.1 </w:t>
      </w:r>
      <w:r w:rsidRPr="00040147">
        <w:t>模型优点</w:t>
      </w:r>
      <w:bookmarkEnd w:id="681"/>
    </w:p>
    <w:p w14:paraId="24B8DA6A" w14:textId="77777777" w:rsidR="00165C96" w:rsidRDefault="00AC457B" w:rsidP="00165C96">
      <w:pPr>
        <w:spacing w:line="360" w:lineRule="auto"/>
        <w:ind w:firstLine="480"/>
        <w:jc w:val="both"/>
        <w:rPr>
          <w:ins w:id="682" w:author="冰 李" w:date="2026-05-10T14:05:00Z" w16du:dateUtc="2026-05-10T06:05:00Z"/>
        </w:rPr>
      </w:pPr>
      <w:r w:rsidRPr="00040147">
        <w:t>本文模型具有以下六项优点：（</w:t>
      </w:r>
      <w:r w:rsidRPr="00040147">
        <w:t>1</w:t>
      </w:r>
      <w:r w:rsidRPr="00040147">
        <w:t>）多格式兼容：支持</w:t>
      </w:r>
      <w:r w:rsidRPr="00040147">
        <w:t>Word</w:t>
      </w:r>
      <w:r w:rsidRPr="00040147">
        <w:t>、</w:t>
      </w:r>
      <w:r w:rsidRPr="00040147">
        <w:t>PDF</w:t>
      </w:r>
      <w:r w:rsidRPr="00040147">
        <w:t>、</w:t>
      </w:r>
      <w:r w:rsidRPr="00040147">
        <w:t>Excel</w:t>
      </w:r>
      <w:r w:rsidRPr="00040147">
        <w:t>、图片五种文件格式的统一解析和</w:t>
      </w:r>
      <w:r w:rsidRPr="00040147">
        <w:t>OCR</w:t>
      </w:r>
      <w:r w:rsidRPr="00040147">
        <w:t>增强。（</w:t>
      </w:r>
      <w:r w:rsidRPr="00040147">
        <w:t>2</w:t>
      </w:r>
      <w:r w:rsidRPr="00040147">
        <w:t>）无监督自发现主题：不依赖人工标注类别的历史文件，在完全无标签条件下自动发现主题结构。（</w:t>
      </w:r>
      <w:r w:rsidRPr="00040147">
        <w:t>3</w:t>
      </w:r>
      <w:r w:rsidRPr="00040147">
        <w:t>）可解释性强：分类结果可输出关键词、代表文档和主题词典，每个归类决策都有证据来源可追溯。（</w:t>
      </w:r>
      <w:r w:rsidRPr="00040147">
        <w:t>4</w:t>
      </w:r>
      <w:r w:rsidRPr="00040147">
        <w:t>）保守分类策略：保留</w:t>
      </w:r>
      <w:proofErr w:type="spellStart"/>
      <w:r w:rsidRPr="00040147">
        <w:t>multi_class</w:t>
      </w:r>
      <w:proofErr w:type="spellEnd"/>
      <w:r w:rsidRPr="00040147">
        <w:t>和</w:t>
      </w:r>
      <w:r w:rsidRPr="00040147">
        <w:t>unclassifiable</w:t>
      </w:r>
      <w:r w:rsidRPr="00040147">
        <w:t>状态，不</w:t>
      </w:r>
      <w:proofErr w:type="gramStart"/>
      <w:r w:rsidRPr="00040147">
        <w:t>强制低置信</w:t>
      </w:r>
      <w:proofErr w:type="gramEnd"/>
      <w:r w:rsidRPr="00040147">
        <w:t>度样本唯一归类，确保高风险</w:t>
      </w:r>
      <w:proofErr w:type="gramStart"/>
      <w:r w:rsidRPr="00040147">
        <w:t>不</w:t>
      </w:r>
      <w:proofErr w:type="gramEnd"/>
      <w:r w:rsidRPr="00040147">
        <w:t>自动决策。（</w:t>
      </w:r>
      <w:r w:rsidRPr="00040147">
        <w:t>5</w:t>
      </w:r>
      <w:r w:rsidRPr="00040147">
        <w:t>）三</w:t>
      </w:r>
      <w:proofErr w:type="gramStart"/>
      <w:r w:rsidRPr="00040147">
        <w:t>问形成</w:t>
      </w:r>
      <w:proofErr w:type="gramEnd"/>
      <w:r w:rsidRPr="00040147">
        <w:t>闭环：问题一为问题</w:t>
      </w:r>
      <w:proofErr w:type="gramStart"/>
      <w:r w:rsidRPr="00040147">
        <w:t>二提供</w:t>
      </w:r>
      <w:proofErr w:type="gramEnd"/>
      <w:r w:rsidRPr="00040147">
        <w:t>主题原型，问题二为问题三提供置信度与风险信息，整条链路统一且可迭代优化。（</w:t>
      </w:r>
      <w:r w:rsidRPr="00040147">
        <w:t>6</w:t>
      </w:r>
      <w:r w:rsidRPr="00040147">
        <w:t>）资源约束落地：问题三的资源分配结果直接对应实际人工复核场景，支持三种不同资源条件下的可比较方案。</w:t>
      </w:r>
    </w:p>
    <w:p w14:paraId="629FE7FA" w14:textId="77777777" w:rsidR="00165C96" w:rsidRPr="00040147" w:rsidRDefault="00165C96">
      <w:pPr>
        <w:widowControl/>
        <w:pPrChange w:id="683" w:author="冰 李" w:date="2026-05-10T14:05:00Z" w16du:dateUtc="2026-05-10T06:05:00Z">
          <w:pPr>
            <w:spacing w:line="360" w:lineRule="auto"/>
            <w:ind w:firstLine="480"/>
            <w:jc w:val="both"/>
          </w:pPr>
        </w:pPrChange>
      </w:pPr>
      <w:ins w:id="684" w:author="冰 李" w:date="2026-05-10T14:05:00Z" w16du:dateUtc="2026-05-10T06:05:00Z">
        <w:r>
          <w:br w:type="page"/>
        </w:r>
      </w:ins>
    </w:p>
    <w:p w14:paraId="2B934900" w14:textId="77777777" w:rsidR="00A415AE" w:rsidRPr="00040147" w:rsidRDefault="00AC457B">
      <w:pPr>
        <w:pStyle w:val="2"/>
        <w:spacing w:line="360" w:lineRule="auto"/>
      </w:pPr>
      <w:bookmarkStart w:id="685" w:name="_Toc229322496"/>
      <w:r w:rsidRPr="00040147">
        <w:lastRenderedPageBreak/>
        <w:t xml:space="preserve">9.2 </w:t>
      </w:r>
      <w:r w:rsidRPr="00040147">
        <w:t>模型不足</w:t>
      </w:r>
      <w:bookmarkEnd w:id="685"/>
    </w:p>
    <w:p w14:paraId="4C643D0C" w14:textId="77777777" w:rsidR="00A415AE" w:rsidRPr="00040147" w:rsidRDefault="00AC457B">
      <w:pPr>
        <w:spacing w:line="360" w:lineRule="auto"/>
        <w:ind w:firstLine="480"/>
        <w:jc w:val="both"/>
      </w:pPr>
      <w:r>
        <w:rPr>
          <w:rFonts w:ascii="宋体" w:hAnsi="宋体"/>
          <w:sz w:val="21"/>
        </w:rPr>
        <w:t>本文模型主要基于TF-IDF和</w:t>
      </w:r>
      <w:proofErr w:type="gramStart"/>
      <w:r>
        <w:rPr>
          <w:rFonts w:ascii="宋体" w:hAnsi="宋体"/>
          <w:sz w:val="21"/>
        </w:rPr>
        <w:t>线性降维表示</w:t>
      </w:r>
      <w:proofErr w:type="gramEnd"/>
      <w:r>
        <w:rPr>
          <w:rFonts w:ascii="宋体" w:hAnsi="宋体"/>
          <w:sz w:val="21"/>
        </w:rPr>
        <w:t>，对深层语义关系和长文本上下文依赖的捕捉有限。OCR结果可能受到图片质量、版式复杂度和文字倾斜等因素影响。主题族归并规则仍需要结合少量人工审阅进行校准。人工核查样本以边界和高风险样本抽查为主，数量有限，不能直接代表全体分类准确率。</w:t>
      </w:r>
    </w:p>
    <w:p w14:paraId="3C86CA1B" w14:textId="77777777" w:rsidR="00A415AE" w:rsidRPr="00040147" w:rsidRDefault="00AC457B">
      <w:pPr>
        <w:pStyle w:val="2"/>
        <w:spacing w:line="360" w:lineRule="auto"/>
      </w:pPr>
      <w:bookmarkStart w:id="686" w:name="_Toc229322497"/>
      <w:r w:rsidRPr="00040147">
        <w:t xml:space="preserve">9.3 </w:t>
      </w:r>
      <w:r w:rsidRPr="00040147">
        <w:t>推广方向</w:t>
      </w:r>
      <w:bookmarkEnd w:id="686"/>
    </w:p>
    <w:p w14:paraId="1A0431FF" w14:textId="77777777" w:rsidR="00A415AE" w:rsidRPr="00040147" w:rsidRDefault="00AC457B">
      <w:pPr>
        <w:spacing w:line="360" w:lineRule="auto"/>
        <w:ind w:firstLine="480"/>
        <w:jc w:val="both"/>
      </w:pPr>
      <w:r w:rsidRPr="00040147">
        <w:t>后续可以从以下方向改进：引入中文</w:t>
      </w:r>
      <w:proofErr w:type="gramStart"/>
      <w:r w:rsidRPr="00040147">
        <w:t>预训练</w:t>
      </w:r>
      <w:proofErr w:type="gramEnd"/>
      <w:r w:rsidRPr="00040147">
        <w:t>语言模型（如</w:t>
      </w:r>
      <w:r w:rsidRPr="00040147">
        <w:t>BERT</w:t>
      </w:r>
      <w:r w:rsidRPr="00040147">
        <w:t>）生成深层语义嵌入，提高对复杂语义关系的判别能力。在人机协同复核过程中积累人工修正标签，训练有监督的分类器实现从无监督到</w:t>
      </w:r>
      <w:proofErr w:type="gramStart"/>
      <w:r w:rsidRPr="00040147">
        <w:t>半监督</w:t>
      </w:r>
      <w:proofErr w:type="gramEnd"/>
      <w:r w:rsidRPr="00040147">
        <w:t>的渐进式优化。面向实际系统推广，可引入</w:t>
      </w:r>
      <w:r w:rsidRPr="00040147">
        <w:t>RAG</w:t>
      </w:r>
      <w:r w:rsidRPr="00040147">
        <w:t>检索增强机制，为人工复核人员提供相似历史文件和分类依据。本文已搭建的可视化复核工作台为文件治理从模型到人工的最后一公里提供了具体解决方案。</w:t>
      </w:r>
    </w:p>
    <w:p w14:paraId="2DFEC25A" w14:textId="77777777" w:rsidR="00A415AE" w:rsidRPr="00040147" w:rsidRDefault="00AC457B">
      <w:pPr>
        <w:pStyle w:val="1"/>
        <w:spacing w:line="360" w:lineRule="auto"/>
        <w:rPr>
          <w:sz w:val="32"/>
          <w:szCs w:val="32"/>
          <w:rPrChange w:id="687" w:author="冰 李" w:date="2026-05-10T14:04:00Z" w16du:dateUtc="2026-05-10T06:04:00Z">
            <w:rPr/>
          </w:rPrChange>
        </w:rPr>
      </w:pPr>
      <w:bookmarkStart w:id="688" w:name="_Toc229322498"/>
      <w:r w:rsidRPr="00040147">
        <w:rPr>
          <w:rFonts w:hint="eastAsia"/>
          <w:sz w:val="32"/>
          <w:szCs w:val="32"/>
          <w:rPrChange w:id="689" w:author="冰 李" w:date="2026-05-10T14:04:00Z" w16du:dateUtc="2026-05-10T06:04:00Z">
            <w:rPr>
              <w:rFonts w:hint="eastAsia"/>
            </w:rPr>
          </w:rPrChange>
        </w:rPr>
        <w:t>参考文献</w:t>
      </w:r>
      <w:bookmarkEnd w:id="688"/>
    </w:p>
    <w:p w14:paraId="2172D1CF" w14:textId="77777777" w:rsidR="00A415AE" w:rsidRPr="00040147" w:rsidRDefault="00AC457B" w:rsidP="009A6939">
      <w:pPr>
        <w:spacing w:before="20" w:after="20" w:line="320" w:lineRule="auto"/>
        <w:ind w:left="480" w:hanging="480"/>
        <w:jc w:val="both"/>
        <w:rPr>
          <w:sz w:val="21"/>
          <w:szCs w:val="21"/>
        </w:rPr>
      </w:pPr>
      <w:r w:rsidRPr="00040147">
        <w:rPr>
          <w:sz w:val="22"/>
          <w:szCs w:val="22"/>
        </w:rPr>
        <w:t>[1]</w:t>
      </w:r>
      <w:r w:rsidRPr="00040147">
        <w:rPr>
          <w:sz w:val="21"/>
          <w:szCs w:val="21"/>
        </w:rPr>
        <w:t xml:space="preserve"> Salton G, Buckley C. Term-weighting approaches in automatic text retrieval[J]. Information Processing &amp; Management, 1988, 24(5): 513-523.</w:t>
      </w:r>
    </w:p>
    <w:p w14:paraId="4CE7C73E" w14:textId="77777777" w:rsidR="00A415AE" w:rsidRPr="00040147" w:rsidRDefault="00AC457B" w:rsidP="009A6939">
      <w:pPr>
        <w:spacing w:before="20" w:after="20" w:line="320" w:lineRule="auto"/>
        <w:ind w:left="480" w:hanging="480"/>
        <w:jc w:val="both"/>
        <w:rPr>
          <w:sz w:val="21"/>
          <w:szCs w:val="21"/>
        </w:rPr>
      </w:pPr>
      <w:r w:rsidRPr="00040147">
        <w:rPr>
          <w:sz w:val="21"/>
          <w:szCs w:val="21"/>
        </w:rPr>
        <w:t>[2] MacQueen J. Some methods for classification and analysis of multivariate observations[C]. Proceedings of the Fifth Berkeley Symposium on Mathematical Statistics and Probability, 1967, 1: 281-297.</w:t>
      </w:r>
    </w:p>
    <w:p w14:paraId="72D37594" w14:textId="77777777" w:rsidR="00A415AE" w:rsidRPr="00040147" w:rsidRDefault="00AC457B" w:rsidP="009A6939">
      <w:pPr>
        <w:spacing w:before="20" w:after="20" w:line="320" w:lineRule="auto"/>
        <w:ind w:left="480" w:hanging="480"/>
        <w:jc w:val="both"/>
        <w:rPr>
          <w:sz w:val="21"/>
          <w:szCs w:val="21"/>
        </w:rPr>
      </w:pPr>
      <w:r w:rsidRPr="00040147">
        <w:rPr>
          <w:sz w:val="21"/>
          <w:szCs w:val="21"/>
        </w:rPr>
        <w:t>[3] Deerwester S, Dumais S T, Furnas G W, et al. Indexing by latent semantic analysis[J]. Journal of the American Society for Information Science, 1990, 41(6): 391-407.</w:t>
      </w:r>
    </w:p>
    <w:p w14:paraId="3552A9B9" w14:textId="77777777" w:rsidR="00A415AE" w:rsidRPr="00040147" w:rsidRDefault="00AC457B" w:rsidP="009A6939">
      <w:pPr>
        <w:spacing w:before="20" w:after="20" w:line="320" w:lineRule="auto"/>
        <w:ind w:left="480" w:hanging="480"/>
        <w:jc w:val="both"/>
        <w:rPr>
          <w:sz w:val="21"/>
          <w:szCs w:val="21"/>
        </w:rPr>
      </w:pPr>
      <w:r w:rsidRPr="00040147">
        <w:rPr>
          <w:sz w:val="21"/>
          <w:szCs w:val="21"/>
        </w:rPr>
        <w:t>[4] Saaty T L. The Analytic Hierarchy Process: Planning, Priority Setting, Resource Allocation[M]. New York: McGraw-Hill, 1980.</w:t>
      </w:r>
    </w:p>
    <w:p w14:paraId="3F45FAE5" w14:textId="77777777" w:rsidR="00A415AE" w:rsidRPr="00040147" w:rsidRDefault="00AC457B" w:rsidP="009A6939">
      <w:pPr>
        <w:spacing w:before="20" w:after="20" w:line="320" w:lineRule="auto"/>
        <w:ind w:left="480" w:hanging="480"/>
        <w:jc w:val="both"/>
        <w:rPr>
          <w:sz w:val="21"/>
          <w:szCs w:val="21"/>
        </w:rPr>
      </w:pPr>
      <w:r w:rsidRPr="00040147">
        <w:rPr>
          <w:sz w:val="21"/>
          <w:szCs w:val="21"/>
        </w:rPr>
        <w:t>[5] Sculley D. Web-scale K-means clustering[C]. Proceedings of the 19th International Conference on World Wide Web, 2010: 1177-1178.</w:t>
      </w:r>
    </w:p>
    <w:p w14:paraId="7AB6F11D" w14:textId="77777777" w:rsidR="00A415AE" w:rsidRPr="00040147" w:rsidRDefault="00AC457B" w:rsidP="009A6939">
      <w:pPr>
        <w:spacing w:before="20" w:after="20" w:line="320" w:lineRule="auto"/>
        <w:ind w:left="480" w:hanging="480"/>
        <w:jc w:val="both"/>
        <w:rPr>
          <w:sz w:val="21"/>
          <w:szCs w:val="21"/>
        </w:rPr>
      </w:pPr>
      <w:r w:rsidRPr="00040147">
        <w:rPr>
          <w:sz w:val="21"/>
          <w:szCs w:val="21"/>
        </w:rPr>
        <w:t>[6] Smith R. An overview of the Tesseract OCR engine[C]. Proceedings of the Ninth International Conference on Document Analysis and Recognition, 2007, 2: 629-633.</w:t>
      </w:r>
    </w:p>
    <w:p w14:paraId="574CE224" w14:textId="77777777" w:rsidR="00BE2E1B" w:rsidRDefault="00AC457B" w:rsidP="009A6939">
      <w:pPr>
        <w:spacing w:before="20" w:after="20" w:line="320" w:lineRule="auto"/>
        <w:ind w:left="480" w:hanging="480"/>
        <w:jc w:val="both"/>
        <w:rPr>
          <w:ins w:id="690" w:author="冰 李" w:date="2026-05-10T14:13:00Z" w16du:dateUtc="2026-05-10T06:13:00Z"/>
          <w:sz w:val="21"/>
          <w:szCs w:val="21"/>
        </w:rPr>
      </w:pPr>
      <w:r w:rsidRPr="00040147">
        <w:rPr>
          <w:sz w:val="22"/>
          <w:szCs w:val="22"/>
        </w:rPr>
        <w:t xml:space="preserve">[7] </w:t>
      </w:r>
      <w:r w:rsidRPr="00040147">
        <w:rPr>
          <w:sz w:val="21"/>
          <w:szCs w:val="21"/>
          <w:rPrChange w:id="691" w:author="冰 李" w:date="2026-05-10T14:02:00Z" w16du:dateUtc="2026-05-10T06:02:00Z">
            <w:rPr>
              <w:rFonts w:ascii="宋体" w:hAnsi="宋体"/>
              <w:sz w:val="21"/>
              <w:szCs w:val="21"/>
            </w:rPr>
          </w:rPrChange>
        </w:rPr>
        <w:t>司守奎</w:t>
      </w:r>
      <w:r w:rsidRPr="00040147">
        <w:rPr>
          <w:sz w:val="21"/>
          <w:szCs w:val="21"/>
          <w:rPrChange w:id="692" w:author="冰 李" w:date="2026-05-10T14:02:00Z" w16du:dateUtc="2026-05-10T06:02:00Z">
            <w:rPr>
              <w:rFonts w:ascii="宋体" w:hAnsi="宋体"/>
              <w:sz w:val="21"/>
              <w:szCs w:val="21"/>
            </w:rPr>
          </w:rPrChange>
        </w:rPr>
        <w:t xml:space="preserve">, </w:t>
      </w:r>
      <w:r w:rsidRPr="00040147">
        <w:rPr>
          <w:sz w:val="21"/>
          <w:szCs w:val="21"/>
          <w:rPrChange w:id="693" w:author="冰 李" w:date="2026-05-10T14:02:00Z" w16du:dateUtc="2026-05-10T06:02:00Z">
            <w:rPr>
              <w:rFonts w:ascii="宋体" w:hAnsi="宋体"/>
              <w:sz w:val="21"/>
              <w:szCs w:val="21"/>
            </w:rPr>
          </w:rPrChange>
        </w:rPr>
        <w:t>孙玺菁</w:t>
      </w:r>
      <w:r w:rsidRPr="00040147">
        <w:rPr>
          <w:sz w:val="21"/>
          <w:szCs w:val="21"/>
          <w:rPrChange w:id="694" w:author="冰 李" w:date="2026-05-10T14:02:00Z" w16du:dateUtc="2026-05-10T06:02:00Z">
            <w:rPr>
              <w:rFonts w:ascii="宋体" w:hAnsi="宋体"/>
              <w:sz w:val="21"/>
              <w:szCs w:val="21"/>
            </w:rPr>
          </w:rPrChange>
        </w:rPr>
        <w:t xml:space="preserve">. </w:t>
      </w:r>
      <w:r w:rsidRPr="00040147">
        <w:rPr>
          <w:sz w:val="21"/>
          <w:szCs w:val="21"/>
          <w:rPrChange w:id="695" w:author="冰 李" w:date="2026-05-10T14:02:00Z" w16du:dateUtc="2026-05-10T06:02:00Z">
            <w:rPr>
              <w:rFonts w:ascii="宋体" w:hAnsi="宋体"/>
              <w:sz w:val="21"/>
              <w:szCs w:val="21"/>
            </w:rPr>
          </w:rPrChange>
        </w:rPr>
        <w:t>数学建模算法与应用</w:t>
      </w:r>
      <w:r w:rsidRPr="00040147">
        <w:rPr>
          <w:sz w:val="21"/>
          <w:szCs w:val="21"/>
          <w:rPrChange w:id="696" w:author="冰 李" w:date="2026-05-10T14:02:00Z" w16du:dateUtc="2026-05-10T06:02:00Z">
            <w:rPr>
              <w:rFonts w:ascii="宋体" w:hAnsi="宋体"/>
              <w:sz w:val="21"/>
              <w:szCs w:val="21"/>
            </w:rPr>
          </w:rPrChange>
        </w:rPr>
        <w:t xml:space="preserve">[M]. </w:t>
      </w:r>
      <w:r w:rsidRPr="00040147">
        <w:rPr>
          <w:sz w:val="21"/>
          <w:szCs w:val="21"/>
          <w:rPrChange w:id="697" w:author="冰 李" w:date="2026-05-10T14:02:00Z" w16du:dateUtc="2026-05-10T06:02:00Z">
            <w:rPr>
              <w:rFonts w:ascii="宋体" w:hAnsi="宋体"/>
              <w:sz w:val="21"/>
              <w:szCs w:val="21"/>
            </w:rPr>
          </w:rPrChange>
        </w:rPr>
        <w:t>第</w:t>
      </w:r>
      <w:r w:rsidRPr="00040147">
        <w:rPr>
          <w:sz w:val="21"/>
          <w:szCs w:val="21"/>
          <w:rPrChange w:id="698" w:author="冰 李" w:date="2026-05-10T14:02:00Z" w16du:dateUtc="2026-05-10T06:02:00Z">
            <w:rPr>
              <w:rFonts w:ascii="宋体" w:hAnsi="宋体"/>
              <w:sz w:val="21"/>
              <w:szCs w:val="21"/>
            </w:rPr>
          </w:rPrChange>
        </w:rPr>
        <w:t>3</w:t>
      </w:r>
      <w:r w:rsidRPr="00040147">
        <w:rPr>
          <w:sz w:val="21"/>
          <w:szCs w:val="21"/>
          <w:rPrChange w:id="699" w:author="冰 李" w:date="2026-05-10T14:02:00Z" w16du:dateUtc="2026-05-10T06:02:00Z">
            <w:rPr>
              <w:rFonts w:ascii="宋体" w:hAnsi="宋体"/>
              <w:sz w:val="21"/>
              <w:szCs w:val="21"/>
            </w:rPr>
          </w:rPrChange>
        </w:rPr>
        <w:t>版</w:t>
      </w:r>
      <w:r w:rsidRPr="00040147">
        <w:rPr>
          <w:sz w:val="21"/>
          <w:szCs w:val="21"/>
          <w:rPrChange w:id="700" w:author="冰 李" w:date="2026-05-10T14:02:00Z" w16du:dateUtc="2026-05-10T06:02:00Z">
            <w:rPr>
              <w:rFonts w:ascii="宋体" w:hAnsi="宋体"/>
              <w:sz w:val="21"/>
              <w:szCs w:val="21"/>
            </w:rPr>
          </w:rPrChange>
        </w:rPr>
        <w:t xml:space="preserve">. </w:t>
      </w:r>
      <w:r w:rsidRPr="00040147">
        <w:rPr>
          <w:sz w:val="21"/>
          <w:szCs w:val="21"/>
          <w:rPrChange w:id="701" w:author="冰 李" w:date="2026-05-10T14:02:00Z" w16du:dateUtc="2026-05-10T06:02:00Z">
            <w:rPr>
              <w:rFonts w:ascii="宋体" w:hAnsi="宋体"/>
              <w:sz w:val="21"/>
              <w:szCs w:val="21"/>
            </w:rPr>
          </w:rPrChange>
        </w:rPr>
        <w:t>北京</w:t>
      </w:r>
      <w:r w:rsidRPr="00040147">
        <w:rPr>
          <w:sz w:val="21"/>
          <w:szCs w:val="21"/>
          <w:rPrChange w:id="702" w:author="冰 李" w:date="2026-05-10T14:02:00Z" w16du:dateUtc="2026-05-10T06:02:00Z">
            <w:rPr>
              <w:rFonts w:ascii="宋体" w:hAnsi="宋体"/>
              <w:sz w:val="21"/>
              <w:szCs w:val="21"/>
            </w:rPr>
          </w:rPrChange>
        </w:rPr>
        <w:t xml:space="preserve">: </w:t>
      </w:r>
      <w:r w:rsidRPr="00040147">
        <w:rPr>
          <w:sz w:val="21"/>
          <w:szCs w:val="21"/>
          <w:rPrChange w:id="703" w:author="冰 李" w:date="2026-05-10T14:02:00Z" w16du:dateUtc="2026-05-10T06:02:00Z">
            <w:rPr>
              <w:rFonts w:ascii="宋体" w:hAnsi="宋体"/>
              <w:sz w:val="21"/>
              <w:szCs w:val="21"/>
            </w:rPr>
          </w:rPrChange>
        </w:rPr>
        <w:t>国防工业出版社</w:t>
      </w:r>
      <w:r w:rsidRPr="00040147">
        <w:rPr>
          <w:sz w:val="21"/>
          <w:szCs w:val="21"/>
          <w:rPrChange w:id="704" w:author="冰 李" w:date="2026-05-10T14:02:00Z" w16du:dateUtc="2026-05-10T06:02:00Z">
            <w:rPr>
              <w:rFonts w:ascii="宋体" w:hAnsi="宋体"/>
              <w:sz w:val="21"/>
              <w:szCs w:val="21"/>
            </w:rPr>
          </w:rPrChange>
        </w:rPr>
        <w:t>, 2021.</w:t>
      </w:r>
    </w:p>
    <w:p w14:paraId="3B8C5B9D" w14:textId="77777777" w:rsidR="00A415AE" w:rsidRPr="00BE2E1B" w:rsidRDefault="00BE2E1B">
      <w:pPr>
        <w:widowControl/>
        <w:rPr>
          <w:sz w:val="21"/>
          <w:szCs w:val="21"/>
          <w:rPrChange w:id="705" w:author="冰 李" w:date="2026-05-10T14:13:00Z" w16du:dateUtc="2026-05-10T06:13:00Z">
            <w:rPr/>
          </w:rPrChange>
        </w:rPr>
        <w:pPrChange w:id="706" w:author="冰 李" w:date="2026-05-10T14:13:00Z" w16du:dateUtc="2026-05-10T06:13:00Z">
          <w:pPr>
            <w:spacing w:before="20" w:after="20" w:line="320" w:lineRule="auto"/>
            <w:ind w:left="480" w:hanging="480"/>
            <w:jc w:val="both"/>
          </w:pPr>
        </w:pPrChange>
      </w:pPr>
      <w:ins w:id="707" w:author="冰 李" w:date="2026-05-10T14:13:00Z" w16du:dateUtc="2026-05-10T06:13:00Z">
        <w:r>
          <w:rPr>
            <w:sz w:val="21"/>
            <w:szCs w:val="21"/>
          </w:rPr>
          <w:br w:type="page"/>
        </w:r>
      </w:ins>
    </w:p>
    <w:p w14:paraId="12A37C64" w14:textId="77777777" w:rsidR="00A415AE" w:rsidRPr="00BE2E1B" w:rsidRDefault="00AC457B">
      <w:pPr>
        <w:pStyle w:val="1"/>
        <w:spacing w:line="360" w:lineRule="auto"/>
        <w:rPr>
          <w:sz w:val="32"/>
          <w:szCs w:val="32"/>
          <w:rPrChange w:id="708" w:author="冰 李" w:date="2026-05-10T14:13:00Z" w16du:dateUtc="2026-05-10T06:13:00Z">
            <w:rPr/>
          </w:rPrChange>
        </w:rPr>
      </w:pPr>
      <w:bookmarkStart w:id="709" w:name="_Toc229322499"/>
      <w:r w:rsidRPr="00BE2E1B">
        <w:rPr>
          <w:rFonts w:hint="eastAsia"/>
          <w:sz w:val="32"/>
          <w:szCs w:val="32"/>
          <w:rPrChange w:id="710" w:author="冰 李" w:date="2026-05-10T14:13:00Z" w16du:dateUtc="2026-05-10T06:13:00Z">
            <w:rPr>
              <w:rFonts w:hint="eastAsia"/>
            </w:rPr>
          </w:rPrChange>
        </w:rPr>
        <w:lastRenderedPageBreak/>
        <w:t>附录</w:t>
      </w:r>
      <w:bookmarkEnd w:id="709"/>
    </w:p>
    <w:p w14:paraId="24E7C074" w14:textId="77777777" w:rsidR="00A415AE" w:rsidRPr="00040147" w:rsidRDefault="00AC457B">
      <w:pPr>
        <w:pStyle w:val="2"/>
        <w:spacing w:line="360" w:lineRule="auto"/>
      </w:pPr>
      <w:bookmarkStart w:id="711" w:name="_Toc229322500"/>
      <w:r w:rsidRPr="00040147">
        <w:t>附录</w:t>
      </w:r>
      <w:r w:rsidRPr="00040147">
        <w:t>A</w:t>
      </w:r>
      <w:r w:rsidRPr="00040147">
        <w:t>：运行环境与依赖</w:t>
      </w:r>
      <w:bookmarkEnd w:id="711"/>
    </w:p>
    <w:p w14:paraId="69CED77D" w14:textId="77777777" w:rsidR="00A415AE" w:rsidRPr="00040147" w:rsidRDefault="00AC457B">
      <w:pPr>
        <w:spacing w:line="360" w:lineRule="auto"/>
        <w:ind w:firstLine="480"/>
        <w:jc w:val="both"/>
      </w:pPr>
      <w:r w:rsidRPr="00040147">
        <w:t>Python 3.12</w:t>
      </w:r>
      <w:r w:rsidRPr="00040147">
        <w:t>，主要依赖：</w:t>
      </w:r>
      <w:r w:rsidRPr="00040147">
        <w:t xml:space="preserve">scikit-learn, pandas, </w:t>
      </w:r>
      <w:proofErr w:type="spellStart"/>
      <w:r w:rsidRPr="00040147">
        <w:t>numpy</w:t>
      </w:r>
      <w:proofErr w:type="spellEnd"/>
      <w:r w:rsidRPr="00040147">
        <w:t xml:space="preserve">, </w:t>
      </w:r>
      <w:proofErr w:type="spellStart"/>
      <w:r w:rsidRPr="00040147">
        <w:t>jieba</w:t>
      </w:r>
      <w:proofErr w:type="spellEnd"/>
      <w:r w:rsidRPr="00040147">
        <w:t xml:space="preserve">, python-docx, PyPDF2, </w:t>
      </w:r>
      <w:proofErr w:type="spellStart"/>
      <w:r w:rsidRPr="00040147">
        <w:t>openpyxl</w:t>
      </w:r>
      <w:proofErr w:type="spellEnd"/>
      <w:r w:rsidRPr="00040147">
        <w:t xml:space="preserve">, </w:t>
      </w:r>
      <w:proofErr w:type="spellStart"/>
      <w:r w:rsidRPr="00040147">
        <w:t>pytesseract</w:t>
      </w:r>
      <w:proofErr w:type="spellEnd"/>
      <w:r w:rsidRPr="00040147">
        <w:t>, Pillow</w:t>
      </w:r>
      <w:r w:rsidRPr="00040147">
        <w:t>。</w:t>
      </w:r>
      <w:r w:rsidRPr="00040147">
        <w:t>Node.js 18+</w:t>
      </w:r>
      <w:r w:rsidRPr="00040147">
        <w:t>，主要依赖：</w:t>
      </w:r>
      <w:r w:rsidRPr="00040147">
        <w:t xml:space="preserve">docx, </w:t>
      </w:r>
      <w:proofErr w:type="spellStart"/>
      <w:r w:rsidRPr="00040147">
        <w:t>papaparse</w:t>
      </w:r>
      <w:proofErr w:type="spellEnd"/>
      <w:r w:rsidRPr="00040147">
        <w:t xml:space="preserve">, recharts, </w:t>
      </w:r>
      <w:proofErr w:type="spellStart"/>
      <w:r w:rsidRPr="00040147">
        <w:t>zustand</w:t>
      </w:r>
      <w:proofErr w:type="spellEnd"/>
      <w:r w:rsidRPr="00040147">
        <w:t>。</w:t>
      </w:r>
    </w:p>
    <w:p w14:paraId="3F2DBCD6" w14:textId="77777777" w:rsidR="00A415AE" w:rsidRPr="00040147" w:rsidRDefault="00AC457B">
      <w:pPr>
        <w:pStyle w:val="2"/>
        <w:spacing w:line="360" w:lineRule="auto"/>
      </w:pPr>
      <w:bookmarkStart w:id="712" w:name="_Toc229322501"/>
      <w:r w:rsidRPr="00040147">
        <w:t>附录</w:t>
      </w:r>
      <w:r w:rsidRPr="00040147">
        <w:t>B</w:t>
      </w:r>
      <w:r w:rsidRPr="00040147">
        <w:t>：核心程序说明</w:t>
      </w:r>
      <w:bookmarkEnd w:id="712"/>
    </w:p>
    <w:p w14:paraId="58B24332" w14:textId="77777777" w:rsidR="00A415AE" w:rsidRPr="00040147" w:rsidRDefault="00AC457B">
      <w:pPr>
        <w:spacing w:line="360" w:lineRule="auto"/>
        <w:ind w:firstLine="480"/>
        <w:jc w:val="both"/>
      </w:pPr>
      <w:r w:rsidRPr="00040147">
        <w:t>脚本执行顺序：</w:t>
      </w:r>
      <w:r w:rsidRPr="00040147">
        <w:t>00_build_manifest.py</w:t>
      </w:r>
      <w:r w:rsidRPr="00040147">
        <w:t>（构建文件清单）、</w:t>
      </w:r>
      <w:r w:rsidRPr="00040147">
        <w:t>01_parse_documents.py</w:t>
      </w:r>
      <w:r w:rsidRPr="00040147">
        <w:t>（多格式解析与</w:t>
      </w:r>
      <w:r w:rsidRPr="00040147">
        <w:t>OCR</w:t>
      </w:r>
      <w:r w:rsidRPr="00040147">
        <w:t>）、</w:t>
      </w:r>
      <w:r w:rsidRPr="00040147">
        <w:t>02_build_feature_table.py</w:t>
      </w:r>
      <w:r w:rsidRPr="00040147">
        <w:t>（构建特征表）、</w:t>
      </w:r>
      <w:r w:rsidRPr="00040147">
        <w:t>03_discover_topics.py</w:t>
      </w:r>
      <w:r w:rsidRPr="00040147">
        <w:t>（主题发现）、</w:t>
      </w:r>
      <w:r w:rsidRPr="00040147">
        <w:t>05_refine_topic_families.py</w:t>
      </w:r>
      <w:r w:rsidRPr="00040147">
        <w:t>（主题族归并）、</w:t>
      </w:r>
      <w:r w:rsidRPr="00040147">
        <w:t>04_classify_documents.py</w:t>
      </w:r>
      <w:r w:rsidRPr="00040147">
        <w:t>（新文件归类）、</w:t>
      </w:r>
      <w:r w:rsidRPr="00040147">
        <w:t>06_review_prioritization.py</w:t>
      </w:r>
      <w:r w:rsidRPr="00040147">
        <w:t>（复核优先级与资源分配）。</w:t>
      </w:r>
    </w:p>
    <w:p w14:paraId="49C8ACC1" w14:textId="77777777" w:rsidR="00A415AE" w:rsidRPr="00040147" w:rsidRDefault="00AC457B">
      <w:pPr>
        <w:pStyle w:val="2"/>
        <w:spacing w:line="360" w:lineRule="auto"/>
      </w:pPr>
      <w:bookmarkStart w:id="713" w:name="_Toc229322502"/>
      <w:r w:rsidRPr="00040147">
        <w:t>附录</w:t>
      </w:r>
      <w:r w:rsidRPr="00040147">
        <w:t>C</w:t>
      </w:r>
      <w:r w:rsidRPr="00040147">
        <w:t>：主要输出文件</w:t>
      </w:r>
      <w:bookmarkEnd w:id="713"/>
    </w:p>
    <w:p w14:paraId="32984EEB" w14:textId="77777777" w:rsidR="00A415AE" w:rsidRPr="00040147" w:rsidRDefault="00AC457B">
      <w:pPr>
        <w:spacing w:line="360" w:lineRule="auto"/>
        <w:ind w:firstLine="480"/>
        <w:jc w:val="both"/>
      </w:pPr>
      <w:r w:rsidRPr="00040147">
        <w:t>问题</w:t>
      </w:r>
      <w:proofErr w:type="gramStart"/>
      <w:r w:rsidRPr="00040147">
        <w:t>一</w:t>
      </w:r>
      <w:proofErr w:type="gramEnd"/>
      <w:r w:rsidRPr="00040147">
        <w:t>：</w:t>
      </w:r>
      <w:r w:rsidRPr="00040147">
        <w:t>topic_summary_refined.csv</w:t>
      </w:r>
      <w:r w:rsidRPr="00040147">
        <w:t>（</w:t>
      </w:r>
      <w:r w:rsidRPr="00040147">
        <w:t>160</w:t>
      </w:r>
      <w:r w:rsidRPr="00040147">
        <w:t>个主题族）、</w:t>
      </w:r>
      <w:r w:rsidRPr="00040147">
        <w:t>topic_assignments.csv</w:t>
      </w:r>
      <w:r w:rsidRPr="00040147">
        <w:t>（文档主题分配）。问题二：</w:t>
      </w:r>
      <w:r w:rsidRPr="00040147">
        <w:t>classification_results.csv</w:t>
      </w:r>
      <w:r w:rsidRPr="00040147">
        <w:t>（</w:t>
      </w:r>
      <w:r w:rsidRPr="00040147">
        <w:t>4519</w:t>
      </w:r>
      <w:r w:rsidRPr="00040147">
        <w:t>条分类结果）、</w:t>
      </w:r>
      <w:r w:rsidRPr="00040147">
        <w:t>classification_summary.csv</w:t>
      </w:r>
      <w:r w:rsidRPr="00040147">
        <w:t>。问题三：</w:t>
      </w:r>
      <w:r w:rsidRPr="00040147">
        <w:t>review_priority_results.csv</w:t>
      </w:r>
      <w:r w:rsidRPr="00040147">
        <w:t>、</w:t>
      </w:r>
      <w:r w:rsidRPr="00040147">
        <w:t>resource_plan.csv</w:t>
      </w:r>
      <w:r w:rsidRPr="00040147">
        <w:t>、</w:t>
      </w:r>
      <w:r w:rsidRPr="00040147">
        <w:t>resource_allocations.csv</w:t>
      </w:r>
      <w:r w:rsidRPr="00040147">
        <w:t>。</w:t>
      </w:r>
    </w:p>
    <w:p w14:paraId="181848F1" w14:textId="77777777" w:rsidR="00A415AE" w:rsidRPr="00040147" w:rsidRDefault="00AC457B">
      <w:pPr>
        <w:pStyle w:val="2"/>
        <w:spacing w:line="360" w:lineRule="auto"/>
      </w:pPr>
      <w:bookmarkStart w:id="714" w:name="_Toc229322503"/>
      <w:r w:rsidRPr="00040147">
        <w:t>附录</w:t>
      </w:r>
      <w:r w:rsidRPr="00040147">
        <w:t>D</w:t>
      </w:r>
      <w:r w:rsidRPr="00040147">
        <w:t>：可视化复核工作台</w:t>
      </w:r>
      <w:bookmarkEnd w:id="714"/>
    </w:p>
    <w:p w14:paraId="76B30889" w14:textId="77777777" w:rsidR="00A415AE" w:rsidRPr="00040147" w:rsidRDefault="00AC457B">
      <w:pPr>
        <w:spacing w:line="360" w:lineRule="auto"/>
        <w:ind w:firstLine="480"/>
        <w:jc w:val="both"/>
      </w:pPr>
      <w:r w:rsidRPr="00040147">
        <w:t>前端基于</w:t>
      </w:r>
      <w:r w:rsidRPr="00040147">
        <w:t>Vite + React + TypeScript + Tailwind CSS</w:t>
      </w:r>
      <w:r w:rsidRPr="00040147">
        <w:t>构建，提供总</w:t>
      </w:r>
      <w:proofErr w:type="gramStart"/>
      <w:r w:rsidRPr="00040147">
        <w:t>览</w:t>
      </w:r>
      <w:proofErr w:type="gramEnd"/>
      <w:r w:rsidRPr="00040147">
        <w:t>统计、分类结果筛选、待复核队列、文件详情抽屉和人工复核操作。通过</w:t>
      </w:r>
      <w:r w:rsidRPr="00040147">
        <w:t>dashboard_server.py</w:t>
      </w:r>
      <w:r w:rsidRPr="00040147">
        <w:t>启动本地服务后可在浏览器中访问。</w:t>
      </w:r>
    </w:p>
    <w:sectPr w:rsidR="00A415AE" w:rsidRPr="00040147" w:rsidSect="00F642EC">
      <w:headerReference w:type="default" r:id="rId32"/>
      <w:footerReference w:type="default" r:id="rId3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5F8D" w14:textId="77777777" w:rsidR="00424CBE" w:rsidRDefault="00424CBE">
      <w:r>
        <w:separator/>
      </w:r>
    </w:p>
  </w:endnote>
  <w:endnote w:type="continuationSeparator" w:id="0">
    <w:p w14:paraId="19466E7C" w14:textId="77777777" w:rsidR="00424CBE" w:rsidRDefault="00424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4E58" w14:textId="77777777" w:rsidR="00A415AE" w:rsidRDefault="00AC457B">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FB08F6">
      <w:rPr>
        <w:noProof/>
        <w:sz w:val="18"/>
        <w:szCs w:val="18"/>
      </w:rPr>
      <w:t>3</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C254C" w14:textId="77777777" w:rsidR="00424CBE" w:rsidRDefault="00424CBE">
      <w:r>
        <w:separator/>
      </w:r>
    </w:p>
  </w:footnote>
  <w:footnote w:type="continuationSeparator" w:id="0">
    <w:p w14:paraId="29C14279" w14:textId="77777777" w:rsidR="00424CBE" w:rsidRDefault="00424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3A55" w14:textId="77777777" w:rsidR="00F642EC" w:rsidRDefault="00F642EC">
    <w:r w:rsidRPr="00F642EC">
      <w:t>Team # SHUWEI2600</w:t>
    </w:r>
    <w:r w:rsidR="00453B47">
      <w:rPr>
        <w:rFonts w:hint="eastAsia"/>
      </w:rPr>
      <w:t>382</w:t>
    </w:r>
    <w:r>
      <w:ptab w:relativeTo="margin" w:alignment="center" w:leader="none"/>
    </w:r>
    <w:r>
      <w:ptab w:relativeTo="margin" w:alignment="right" w:leader="none"/>
    </w:r>
    <w:r w:rsidR="006C3A83">
      <w:rPr>
        <w:rFonts w:hint="eastAsia"/>
      </w:rPr>
      <w:t>Page</w:t>
    </w:r>
    <w:r w:rsidR="00FF527C">
      <w:rPr>
        <w:rFonts w:hint="eastAsia"/>
      </w:rPr>
      <w:t xml:space="preserve"> </w:t>
    </w:r>
    <w:r w:rsidR="006C3A83">
      <w:fldChar w:fldCharType="begin"/>
    </w:r>
    <w:r w:rsidR="006C3A83">
      <w:instrText xml:space="preserve"> PAGE   \* MERGEFORMAT </w:instrText>
    </w:r>
    <w:r w:rsidR="006C3A83">
      <w:fldChar w:fldCharType="separate"/>
    </w:r>
    <w:r w:rsidR="006C3A83">
      <w:rPr>
        <w:noProof/>
      </w:rPr>
      <w:t>1</w:t>
    </w:r>
    <w:r w:rsidR="006C3A83">
      <w:fldChar w:fldCharType="end"/>
    </w:r>
    <w:r w:rsidR="00FF527C">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B56A7"/>
    <w:multiLevelType w:val="hybridMultilevel"/>
    <w:tmpl w:val="00D07F8C"/>
    <w:lvl w:ilvl="0" w:tplc="923C8350">
      <w:start w:val="1"/>
      <w:numFmt w:val="bullet"/>
      <w:lvlText w:val="●"/>
      <w:lvlJc w:val="left"/>
      <w:pPr>
        <w:ind w:left="720" w:hanging="360"/>
      </w:pPr>
    </w:lvl>
    <w:lvl w:ilvl="1" w:tplc="12F49466">
      <w:start w:val="1"/>
      <w:numFmt w:val="bullet"/>
      <w:lvlText w:val="○"/>
      <w:lvlJc w:val="left"/>
      <w:pPr>
        <w:ind w:left="1440" w:hanging="360"/>
      </w:pPr>
    </w:lvl>
    <w:lvl w:ilvl="2" w:tplc="B5A62768">
      <w:start w:val="1"/>
      <w:numFmt w:val="bullet"/>
      <w:lvlText w:val="■"/>
      <w:lvlJc w:val="left"/>
      <w:pPr>
        <w:ind w:left="2160" w:hanging="360"/>
      </w:pPr>
    </w:lvl>
    <w:lvl w:ilvl="3" w:tplc="250ED3E8">
      <w:start w:val="1"/>
      <w:numFmt w:val="bullet"/>
      <w:lvlText w:val="●"/>
      <w:lvlJc w:val="left"/>
      <w:pPr>
        <w:ind w:left="2880" w:hanging="360"/>
      </w:pPr>
    </w:lvl>
    <w:lvl w:ilvl="4" w:tplc="174AB546">
      <w:start w:val="1"/>
      <w:numFmt w:val="bullet"/>
      <w:lvlText w:val="○"/>
      <w:lvlJc w:val="left"/>
      <w:pPr>
        <w:ind w:left="3600" w:hanging="360"/>
      </w:pPr>
    </w:lvl>
    <w:lvl w:ilvl="5" w:tplc="DB84138A">
      <w:start w:val="1"/>
      <w:numFmt w:val="bullet"/>
      <w:lvlText w:val="■"/>
      <w:lvlJc w:val="left"/>
      <w:pPr>
        <w:ind w:left="4320" w:hanging="360"/>
      </w:pPr>
    </w:lvl>
    <w:lvl w:ilvl="6" w:tplc="1946FE30">
      <w:start w:val="1"/>
      <w:numFmt w:val="bullet"/>
      <w:lvlText w:val="●"/>
      <w:lvlJc w:val="left"/>
      <w:pPr>
        <w:ind w:left="5040" w:hanging="360"/>
      </w:pPr>
    </w:lvl>
    <w:lvl w:ilvl="7" w:tplc="1BE6AC2C">
      <w:start w:val="1"/>
      <w:numFmt w:val="bullet"/>
      <w:lvlText w:val="●"/>
      <w:lvlJc w:val="left"/>
      <w:pPr>
        <w:ind w:left="5760" w:hanging="360"/>
      </w:pPr>
    </w:lvl>
    <w:lvl w:ilvl="8" w:tplc="8DEE597A">
      <w:start w:val="1"/>
      <w:numFmt w:val="bullet"/>
      <w:lvlText w:val="●"/>
      <w:lvlJc w:val="left"/>
      <w:pPr>
        <w:ind w:left="6480" w:hanging="360"/>
      </w:pPr>
    </w:lvl>
  </w:abstractNum>
  <w:num w:numId="1" w16cid:durableId="69954920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冰 李">
    <w15:presenceInfo w15:providerId="Windows Live" w15:userId="bd51c5d1d5117f02"/>
  </w15:person>
  <w15:person w15:author="冠林 徐">
    <w15:presenceInfo w15:providerId="Windows Live" w15:userId="b66737894da0db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AE"/>
    <w:rsid w:val="0000558B"/>
    <w:rsid w:val="0002207A"/>
    <w:rsid w:val="0002649D"/>
    <w:rsid w:val="00040147"/>
    <w:rsid w:val="00131B79"/>
    <w:rsid w:val="00165C96"/>
    <w:rsid w:val="001A6D99"/>
    <w:rsid w:val="001C3D35"/>
    <w:rsid w:val="00306125"/>
    <w:rsid w:val="0032195D"/>
    <w:rsid w:val="003527A4"/>
    <w:rsid w:val="003D6D5C"/>
    <w:rsid w:val="00423944"/>
    <w:rsid w:val="00424CBE"/>
    <w:rsid w:val="00453B47"/>
    <w:rsid w:val="005168FF"/>
    <w:rsid w:val="0055391F"/>
    <w:rsid w:val="00592874"/>
    <w:rsid w:val="00684BEE"/>
    <w:rsid w:val="006C3A83"/>
    <w:rsid w:val="00763A32"/>
    <w:rsid w:val="007C6FDD"/>
    <w:rsid w:val="007D4870"/>
    <w:rsid w:val="007E02B0"/>
    <w:rsid w:val="00844D88"/>
    <w:rsid w:val="0085264F"/>
    <w:rsid w:val="008552F0"/>
    <w:rsid w:val="008D2295"/>
    <w:rsid w:val="00935D6C"/>
    <w:rsid w:val="00940B36"/>
    <w:rsid w:val="00954DB0"/>
    <w:rsid w:val="00987B6A"/>
    <w:rsid w:val="009A6939"/>
    <w:rsid w:val="009B04A0"/>
    <w:rsid w:val="009B23E4"/>
    <w:rsid w:val="00A36BB2"/>
    <w:rsid w:val="00A415AE"/>
    <w:rsid w:val="00A57453"/>
    <w:rsid w:val="00AC457B"/>
    <w:rsid w:val="00AF4FB3"/>
    <w:rsid w:val="00AF5F10"/>
    <w:rsid w:val="00B407A3"/>
    <w:rsid w:val="00B677CD"/>
    <w:rsid w:val="00BE2E1B"/>
    <w:rsid w:val="00C517BF"/>
    <w:rsid w:val="00CD32BB"/>
    <w:rsid w:val="00D35212"/>
    <w:rsid w:val="00E24852"/>
    <w:rsid w:val="00E25A14"/>
    <w:rsid w:val="00EA53F3"/>
    <w:rsid w:val="00EE068F"/>
    <w:rsid w:val="00F642EC"/>
    <w:rsid w:val="00FB08F6"/>
    <w:rsid w:val="00FF5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8C1C5"/>
  <w15:docId w15:val="{CE28ACEB-D4FD-4E80-BDF9-0B54EDAA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黑体"/>
      <w:b/>
      <w:bCs/>
      <w:sz w:val="28"/>
      <w:szCs w:val="28"/>
    </w:rPr>
  </w:style>
  <w:style w:type="paragraph" w:styleId="2">
    <w:name w:val="heading 2"/>
    <w:uiPriority w:val="9"/>
    <w:unhideWhenUsed/>
    <w:qFormat/>
    <w:pPr>
      <w:spacing w:before="260" w:after="160"/>
      <w:outlineLvl w:val="1"/>
    </w:pPr>
    <w:rPr>
      <w:rFonts w:eastAsia="黑体"/>
      <w:b/>
      <w:bCs/>
      <w:sz w:val="26"/>
      <w:szCs w:val="26"/>
    </w:rPr>
  </w:style>
  <w:style w:type="paragraph" w:styleId="3">
    <w:name w:val="heading 3"/>
    <w:uiPriority w:val="9"/>
    <w:semiHidden/>
    <w:unhideWhenUsed/>
    <w:qFormat/>
    <w:pPr>
      <w:spacing w:before="200" w:after="120"/>
      <w:outlineLvl w:val="2"/>
    </w:pPr>
    <w:rPr>
      <w:rFonts w:eastAsia="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FB08F6"/>
  </w:style>
  <w:style w:type="paragraph" w:styleId="TOC2">
    <w:name w:val="toc 2"/>
    <w:basedOn w:val="a"/>
    <w:next w:val="a"/>
    <w:autoRedefine/>
    <w:uiPriority w:val="39"/>
    <w:unhideWhenUsed/>
    <w:rsid w:val="00FB08F6"/>
    <w:pPr>
      <w:ind w:leftChars="200" w:left="420"/>
    </w:pPr>
  </w:style>
  <w:style w:type="paragraph" w:styleId="ac">
    <w:name w:val="header"/>
    <w:basedOn w:val="a"/>
    <w:link w:val="ad"/>
    <w:uiPriority w:val="99"/>
    <w:unhideWhenUsed/>
    <w:rsid w:val="00FB08F6"/>
    <w:pPr>
      <w:tabs>
        <w:tab w:val="center" w:pos="4153"/>
        <w:tab w:val="right" w:pos="8306"/>
      </w:tabs>
      <w:snapToGrid w:val="0"/>
      <w:jc w:val="center"/>
    </w:pPr>
    <w:rPr>
      <w:sz w:val="18"/>
      <w:szCs w:val="18"/>
    </w:rPr>
  </w:style>
  <w:style w:type="character" w:customStyle="1" w:styleId="ad">
    <w:name w:val="页眉 字符"/>
    <w:basedOn w:val="a0"/>
    <w:link w:val="ac"/>
    <w:uiPriority w:val="99"/>
    <w:rsid w:val="00FB08F6"/>
    <w:rPr>
      <w:sz w:val="18"/>
      <w:szCs w:val="18"/>
    </w:rPr>
  </w:style>
  <w:style w:type="paragraph" w:styleId="ae">
    <w:name w:val="footer"/>
    <w:basedOn w:val="a"/>
    <w:link w:val="af"/>
    <w:uiPriority w:val="99"/>
    <w:unhideWhenUsed/>
    <w:rsid w:val="00FB08F6"/>
    <w:pPr>
      <w:tabs>
        <w:tab w:val="center" w:pos="4153"/>
        <w:tab w:val="right" w:pos="8306"/>
      </w:tabs>
      <w:snapToGrid w:val="0"/>
    </w:pPr>
    <w:rPr>
      <w:sz w:val="18"/>
      <w:szCs w:val="18"/>
    </w:rPr>
  </w:style>
  <w:style w:type="character" w:customStyle="1" w:styleId="af">
    <w:name w:val="页脚 字符"/>
    <w:basedOn w:val="a0"/>
    <w:link w:val="ae"/>
    <w:uiPriority w:val="99"/>
    <w:rsid w:val="00FB08F6"/>
    <w:rPr>
      <w:sz w:val="18"/>
      <w:szCs w:val="18"/>
    </w:rPr>
  </w:style>
  <w:style w:type="paragraph" w:styleId="af0">
    <w:name w:val="Revision"/>
    <w:hidden/>
    <w:uiPriority w:val="99"/>
    <w:semiHidden/>
    <w:rsid w:val="00040147"/>
  </w:style>
  <w:style w:type="character" w:styleId="af1">
    <w:name w:val="Unresolved Mention"/>
    <w:basedOn w:val="a0"/>
    <w:uiPriority w:val="99"/>
    <w:semiHidden/>
    <w:unhideWhenUsed/>
    <w:rsid w:val="00E24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75449-65CB-4B4D-B667-C7B78F98A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27</Pages>
  <Words>8433</Words>
  <Characters>11216</Characters>
  <Application>Microsoft Office Word</Application>
  <DocSecurity>0</DocSecurity>
  <Lines>509</Lines>
  <Paragraphs>503</Paragraphs>
  <ScaleCrop>false</ScaleCrop>
  <Company/>
  <LinksUpToDate>false</LinksUpToDate>
  <CharactersWithSpaces>19146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冠林 徐</cp:lastModifiedBy>
  <cp:revision>11</cp:revision>
  <dcterms:created xsi:type="dcterms:W3CDTF">2026-05-10T04:49:00Z</dcterms:created>
  <dcterms:modified xsi:type="dcterms:W3CDTF">2026-05-10T13:10:00Z</dcterms:modified>
</cp:coreProperties>
</file>